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9CC8A9" w14:textId="1830084F" w:rsidR="003B03BA" w:rsidRDefault="0076596C" w:rsidP="004F683B">
      <w:pPr>
        <w:jc w:val="center"/>
        <w:rPr>
          <w:b/>
          <w:u w:val="single"/>
        </w:rPr>
      </w:pPr>
      <w:commentRangeStart w:id="0"/>
      <w:r>
        <w:rPr>
          <w:b/>
          <w:u w:val="single"/>
        </w:rPr>
        <w:t>Enhancing</w:t>
      </w:r>
      <w:commentRangeEnd w:id="0"/>
      <w:r w:rsidR="00614C4C">
        <w:rPr>
          <w:rStyle w:val="CommentReference"/>
        </w:rPr>
        <w:commentReference w:id="0"/>
      </w:r>
      <w:r>
        <w:rPr>
          <w:b/>
          <w:u w:val="single"/>
        </w:rPr>
        <w:t xml:space="preserve"> Competitive Strategy </w:t>
      </w:r>
      <w:r w:rsidR="00560019">
        <w:rPr>
          <w:b/>
          <w:u w:val="single"/>
        </w:rPr>
        <w:t>at</w:t>
      </w:r>
      <w:r>
        <w:rPr>
          <w:b/>
          <w:u w:val="single"/>
        </w:rPr>
        <w:t xml:space="preserve"> </w:t>
      </w:r>
      <w:r w:rsidR="00005E18">
        <w:rPr>
          <w:b/>
          <w:u w:val="single"/>
        </w:rPr>
        <w:t>Darling Kenya – Case Report</w:t>
      </w:r>
    </w:p>
    <w:p w14:paraId="0252A7E0" w14:textId="77777777" w:rsidR="00005E18" w:rsidRPr="00005E18" w:rsidRDefault="00005E18" w:rsidP="004F683B">
      <w:pPr>
        <w:jc w:val="both"/>
      </w:pPr>
    </w:p>
    <w:p w14:paraId="493BDBC4" w14:textId="3C743CAF" w:rsidR="00005E18" w:rsidRPr="00005E18" w:rsidRDefault="00005E18" w:rsidP="004F683B">
      <w:pPr>
        <w:jc w:val="both"/>
        <w:rPr>
          <w:b/>
          <w:u w:val="single"/>
        </w:rPr>
      </w:pPr>
      <w:r w:rsidRPr="00005E18">
        <w:rPr>
          <w:b/>
          <w:u w:val="single"/>
        </w:rPr>
        <w:t>Problems</w:t>
      </w:r>
    </w:p>
    <w:p w14:paraId="5248CC9B" w14:textId="77777777" w:rsidR="00005E18" w:rsidRDefault="00005E18" w:rsidP="004F683B">
      <w:pPr>
        <w:jc w:val="both"/>
      </w:pPr>
    </w:p>
    <w:p w14:paraId="6174E0F6" w14:textId="5619E3A5" w:rsidR="00BD4488" w:rsidRDefault="00296ED0" w:rsidP="004F683B">
      <w:pPr>
        <w:jc w:val="both"/>
      </w:pPr>
      <w:r>
        <w:t xml:space="preserve">Darling Kenya (Darling) was looking for further growth in the hair care market for which it had to face few problems along the way. The hair care industry had grown rapidly and now it was clear that there is limited </w:t>
      </w:r>
      <w:r w:rsidR="003C1038">
        <w:t xml:space="preserve">growth in the </w:t>
      </w:r>
      <w:r>
        <w:t>market. Also, there was stiff competition with new ventures entering the market with more affordable products and quality close to what is provided by Darling. In addition to this, there was a lot of corruption in the government which was increasing the sale of</w:t>
      </w:r>
      <w:r w:rsidR="008A6813" w:rsidRPr="003B03BA">
        <w:t xml:space="preserve"> </w:t>
      </w:r>
      <w:r w:rsidR="00BA15A9" w:rsidRPr="003B03BA">
        <w:t>counterfeit</w:t>
      </w:r>
      <w:r>
        <w:t xml:space="preserve"> products through black market and affecting</w:t>
      </w:r>
      <w:r w:rsidR="00CC52FC">
        <w:t xml:space="preserve"> the sale of</w:t>
      </w:r>
      <w:r>
        <w:t xml:space="preserve"> all the established brands</w:t>
      </w:r>
      <w:r w:rsidR="00CC52FC">
        <w:t>, especially Darling</w:t>
      </w:r>
      <w:r w:rsidR="00312E2F">
        <w:t>’s</w:t>
      </w:r>
      <w:r w:rsidR="00CC52FC">
        <w:t xml:space="preserve"> whose market share has decreased to 50%. It was also feared that with the </w:t>
      </w:r>
      <w:r w:rsidR="00F01698">
        <w:t>fast-growing</w:t>
      </w:r>
      <w:r w:rsidR="00CC52FC">
        <w:t xml:space="preserve"> economy, inflation could result forcing Darling to concentrate </w:t>
      </w:r>
      <w:r w:rsidR="00B660A9">
        <w:t xml:space="preserve">on producing more </w:t>
      </w:r>
      <w:r w:rsidR="00CC52FC">
        <w:t>low-end products.</w:t>
      </w:r>
      <w:r w:rsidR="00560019">
        <w:t xml:space="preserve"> (</w:t>
      </w:r>
      <w:r w:rsidR="00560019" w:rsidRPr="00614C4C">
        <w:rPr>
          <w:highlight w:val="lightGray"/>
        </w:rPr>
        <w:t>Source:</w:t>
      </w:r>
      <w:r w:rsidR="00AA6D49" w:rsidRPr="00614C4C">
        <w:rPr>
          <w:highlight w:val="lightGray"/>
        </w:rPr>
        <w:t xml:space="preserve"> Darling Kenya Case Pgs. 1-</w:t>
      </w:r>
      <w:r w:rsidR="00AA6D49">
        <w:t>5)</w:t>
      </w:r>
      <w:r w:rsidR="00560019">
        <w:t xml:space="preserve"> </w:t>
      </w:r>
    </w:p>
    <w:p w14:paraId="07637D01" w14:textId="77777777" w:rsidR="00F01698" w:rsidRDefault="00F01698" w:rsidP="004F683B">
      <w:pPr>
        <w:jc w:val="both"/>
      </w:pPr>
    </w:p>
    <w:p w14:paraId="0EBF50DB" w14:textId="766B7AB1" w:rsidR="00F01698" w:rsidRPr="005D42D1" w:rsidRDefault="00F01698" w:rsidP="004F683B">
      <w:pPr>
        <w:jc w:val="both"/>
      </w:pPr>
      <w:r>
        <w:rPr>
          <w:b/>
          <w:u w:val="single"/>
        </w:rPr>
        <w:t xml:space="preserve">Potential </w:t>
      </w:r>
      <w:r w:rsidR="0095484D">
        <w:rPr>
          <w:b/>
          <w:u w:val="single"/>
        </w:rPr>
        <w:t xml:space="preserve">Solutions </w:t>
      </w:r>
      <w:r w:rsidR="0095484D">
        <w:t>(</w:t>
      </w:r>
      <w:r w:rsidR="005D42D1">
        <w:t>Source: Darling Kenya Case Pgs. 1-7)</w:t>
      </w:r>
    </w:p>
    <w:p w14:paraId="201517B8" w14:textId="77777777" w:rsidR="00F01698" w:rsidRDefault="00F01698" w:rsidP="004F683B">
      <w:pPr>
        <w:jc w:val="both"/>
      </w:pPr>
    </w:p>
    <w:p w14:paraId="6157998D" w14:textId="67FAB45C" w:rsidR="00F01698" w:rsidRDefault="00F01698" w:rsidP="004F683B">
      <w:pPr>
        <w:jc w:val="both"/>
      </w:pPr>
      <w:r w:rsidRPr="00614C4C">
        <w:rPr>
          <w:b/>
          <w:highlight w:val="yellow"/>
        </w:rPr>
        <w:t xml:space="preserve">Option 1: </w:t>
      </w:r>
      <w:r w:rsidR="00FB7823" w:rsidRPr="00614C4C">
        <w:rPr>
          <w:highlight w:val="yellow"/>
        </w:rPr>
        <w:t>R</w:t>
      </w:r>
      <w:r w:rsidR="00876A12" w:rsidRPr="00614C4C">
        <w:rPr>
          <w:highlight w:val="yellow"/>
        </w:rPr>
        <w:t>einvigorate the brand by improving the packaging, differentiating the product lines</w:t>
      </w:r>
      <w:r w:rsidR="00B33A3D" w:rsidRPr="00614C4C">
        <w:rPr>
          <w:highlight w:val="yellow"/>
        </w:rPr>
        <w:t xml:space="preserve"> and increasing product quality by using the marketing budget of $1 million.</w:t>
      </w:r>
      <w:r w:rsidR="00663AE0">
        <w:t xml:space="preserve"> </w:t>
      </w:r>
    </w:p>
    <w:p w14:paraId="26AD2FC2" w14:textId="5D0DFF9D" w:rsidR="008E7E57" w:rsidRDefault="008E7E57" w:rsidP="004F683B">
      <w:pPr>
        <w:jc w:val="both"/>
      </w:pPr>
      <w:r>
        <w:tab/>
      </w:r>
    </w:p>
    <w:p w14:paraId="7D141794" w14:textId="3E1EFD87" w:rsidR="008E7E57" w:rsidRDefault="008E7E57" w:rsidP="004F683B">
      <w:pPr>
        <w:pStyle w:val="ListParagraph"/>
        <w:numPr>
          <w:ilvl w:val="0"/>
          <w:numId w:val="2"/>
        </w:numPr>
        <w:jc w:val="both"/>
        <w:rPr>
          <w:rFonts w:ascii="Times New Roman" w:hAnsi="Times New Roman" w:cs="Times New Roman"/>
        </w:rPr>
      </w:pPr>
      <w:r w:rsidRPr="008239C9">
        <w:rPr>
          <w:rFonts w:ascii="Times New Roman" w:hAnsi="Times New Roman" w:cs="Times New Roman"/>
          <w:b/>
        </w:rPr>
        <w:t xml:space="preserve">Pros: </w:t>
      </w:r>
      <w:r w:rsidRPr="008239C9">
        <w:rPr>
          <w:rFonts w:ascii="Times New Roman" w:hAnsi="Times New Roman" w:cs="Times New Roman"/>
        </w:rPr>
        <w:t xml:space="preserve">By improving the packaging which has been same </w:t>
      </w:r>
      <w:r w:rsidR="00C836E0" w:rsidRPr="008239C9">
        <w:rPr>
          <w:rFonts w:ascii="Times New Roman" w:hAnsi="Times New Roman" w:cs="Times New Roman"/>
        </w:rPr>
        <w:t xml:space="preserve">for </w:t>
      </w:r>
      <w:r w:rsidRPr="008239C9">
        <w:rPr>
          <w:rFonts w:ascii="Times New Roman" w:hAnsi="Times New Roman" w:cs="Times New Roman"/>
        </w:rPr>
        <w:t>the past 10 years, Darling could attract new customers</w:t>
      </w:r>
      <w:r w:rsidR="00C836E0" w:rsidRPr="008239C9">
        <w:rPr>
          <w:rFonts w:ascii="Times New Roman" w:hAnsi="Times New Roman" w:cs="Times New Roman"/>
        </w:rPr>
        <w:t xml:space="preserve">. They could make the packaging </w:t>
      </w:r>
      <w:r w:rsidR="008B14E0" w:rsidRPr="008239C9">
        <w:rPr>
          <w:rFonts w:ascii="Times New Roman" w:hAnsi="Times New Roman" w:cs="Times New Roman"/>
        </w:rPr>
        <w:t>like</w:t>
      </w:r>
      <w:r w:rsidR="00C836E0" w:rsidRPr="008239C9">
        <w:rPr>
          <w:rFonts w:ascii="Times New Roman" w:hAnsi="Times New Roman" w:cs="Times New Roman"/>
        </w:rPr>
        <w:t xml:space="preserve"> their competitors which sometimes will make people choose Da</w:t>
      </w:r>
      <w:r w:rsidR="008B14E0" w:rsidRPr="008239C9">
        <w:rPr>
          <w:rFonts w:ascii="Times New Roman" w:hAnsi="Times New Roman" w:cs="Times New Roman"/>
        </w:rPr>
        <w:t>rling products, thinking of it as competitor’s product</w:t>
      </w:r>
      <w:r w:rsidR="00C836E0" w:rsidRPr="008239C9">
        <w:rPr>
          <w:rFonts w:ascii="Times New Roman" w:hAnsi="Times New Roman" w:cs="Times New Roman"/>
        </w:rPr>
        <w:t xml:space="preserve"> </w:t>
      </w:r>
      <w:r w:rsidR="00A53AE8" w:rsidRPr="008239C9">
        <w:rPr>
          <w:rFonts w:ascii="Times New Roman" w:hAnsi="Times New Roman" w:cs="Times New Roman"/>
        </w:rPr>
        <w:t>and will lead to people shifting their loyalty towards Darling</w:t>
      </w:r>
      <w:r w:rsidR="00EA6D4F">
        <w:rPr>
          <w:rFonts w:ascii="Times New Roman" w:hAnsi="Times New Roman" w:cs="Times New Roman"/>
        </w:rPr>
        <w:t xml:space="preserve">, since they will like their </w:t>
      </w:r>
      <w:r w:rsidR="00C32DBA">
        <w:rPr>
          <w:rFonts w:ascii="Times New Roman" w:hAnsi="Times New Roman" w:cs="Times New Roman"/>
        </w:rPr>
        <w:t xml:space="preserve">products, </w:t>
      </w:r>
      <w:r w:rsidR="00C32DBA" w:rsidRPr="008239C9">
        <w:rPr>
          <w:rFonts w:ascii="Times New Roman" w:hAnsi="Times New Roman" w:cs="Times New Roman"/>
        </w:rPr>
        <w:t>as</w:t>
      </w:r>
      <w:r w:rsidR="00A53AE8" w:rsidRPr="008239C9">
        <w:rPr>
          <w:rFonts w:ascii="Times New Roman" w:hAnsi="Times New Roman" w:cs="Times New Roman"/>
        </w:rPr>
        <w:t xml:space="preserve"> well as this new packaging would be cost effective and more convenient for current customers. Currently Darling is offering 4 product lines and by adding another few lines which would be focusing on low-end products could be beneficial for Darling in the long run as the major market was Kenya whose economy</w:t>
      </w:r>
      <w:r w:rsidR="009049D8">
        <w:rPr>
          <w:rFonts w:ascii="Times New Roman" w:hAnsi="Times New Roman" w:cs="Times New Roman"/>
        </w:rPr>
        <w:t xml:space="preserve"> was growing rapidly which could</w:t>
      </w:r>
      <w:r w:rsidR="00A53AE8" w:rsidRPr="008239C9">
        <w:rPr>
          <w:rFonts w:ascii="Times New Roman" w:hAnsi="Times New Roman" w:cs="Times New Roman"/>
        </w:rPr>
        <w:t xml:space="preserve"> result in inflation. </w:t>
      </w:r>
      <w:r w:rsidR="00FB15E9">
        <w:rPr>
          <w:rFonts w:ascii="Times New Roman" w:hAnsi="Times New Roman" w:cs="Times New Roman"/>
        </w:rPr>
        <w:t xml:space="preserve">Also, </w:t>
      </w:r>
      <w:r w:rsidR="001A6873" w:rsidRPr="008239C9">
        <w:rPr>
          <w:rFonts w:ascii="Times New Roman" w:hAnsi="Times New Roman" w:cs="Times New Roman"/>
        </w:rPr>
        <w:t xml:space="preserve">Darling is offering the best quality hair fiber, </w:t>
      </w:r>
      <w:r w:rsidR="008239C9" w:rsidRPr="008239C9">
        <w:rPr>
          <w:rFonts w:ascii="Times New Roman" w:hAnsi="Times New Roman" w:cs="Times New Roman"/>
        </w:rPr>
        <w:t>and with more focus on Research &amp; Development</w:t>
      </w:r>
      <w:r w:rsidR="00B143E0">
        <w:rPr>
          <w:rFonts w:ascii="Times New Roman" w:hAnsi="Times New Roman" w:cs="Times New Roman"/>
        </w:rPr>
        <w:t xml:space="preserve"> (R&amp;D)</w:t>
      </w:r>
      <w:r w:rsidR="008239C9" w:rsidRPr="008239C9">
        <w:rPr>
          <w:rFonts w:ascii="Times New Roman" w:hAnsi="Times New Roman" w:cs="Times New Roman"/>
        </w:rPr>
        <w:t xml:space="preserve"> product quality would improve, simultaneously increasing the market share for Darling.</w:t>
      </w:r>
    </w:p>
    <w:p w14:paraId="11ADBC4B" w14:textId="77777777" w:rsidR="008239C9" w:rsidRDefault="008239C9" w:rsidP="004F683B">
      <w:pPr>
        <w:pStyle w:val="ListParagraph"/>
        <w:jc w:val="both"/>
        <w:rPr>
          <w:rFonts w:ascii="Times New Roman" w:hAnsi="Times New Roman" w:cs="Times New Roman"/>
        </w:rPr>
      </w:pPr>
    </w:p>
    <w:p w14:paraId="50F040DE" w14:textId="32CF7285" w:rsidR="007C0786" w:rsidRDefault="008239C9" w:rsidP="004F683B">
      <w:pPr>
        <w:pStyle w:val="ListParagraph"/>
        <w:numPr>
          <w:ilvl w:val="0"/>
          <w:numId w:val="2"/>
        </w:numPr>
        <w:jc w:val="both"/>
        <w:rPr>
          <w:rFonts w:ascii="Times New Roman" w:hAnsi="Times New Roman" w:cs="Times New Roman"/>
        </w:rPr>
      </w:pPr>
      <w:r>
        <w:rPr>
          <w:rFonts w:ascii="Times New Roman" w:hAnsi="Times New Roman" w:cs="Times New Roman"/>
          <w:b/>
        </w:rPr>
        <w:t xml:space="preserve">Cons: </w:t>
      </w:r>
      <w:r>
        <w:rPr>
          <w:rFonts w:ascii="Times New Roman" w:hAnsi="Times New Roman" w:cs="Times New Roman"/>
        </w:rPr>
        <w:t>Darl</w:t>
      </w:r>
      <w:r w:rsidR="005D1AC6">
        <w:rPr>
          <w:rFonts w:ascii="Times New Roman" w:hAnsi="Times New Roman" w:cs="Times New Roman"/>
        </w:rPr>
        <w:t xml:space="preserve">ing’s market share has already reduced to 50% </w:t>
      </w:r>
      <w:r>
        <w:rPr>
          <w:rFonts w:ascii="Times New Roman" w:hAnsi="Times New Roman" w:cs="Times New Roman"/>
        </w:rPr>
        <w:t>and by changing the packaging it is possible to</w:t>
      </w:r>
      <w:r w:rsidR="005F3796">
        <w:rPr>
          <w:rFonts w:ascii="Times New Roman" w:hAnsi="Times New Roman" w:cs="Times New Roman"/>
        </w:rPr>
        <w:t xml:space="preserve"> even</w:t>
      </w:r>
      <w:r>
        <w:rPr>
          <w:rFonts w:ascii="Times New Roman" w:hAnsi="Times New Roman" w:cs="Times New Roman"/>
        </w:rPr>
        <w:t xml:space="preserve"> lose this market share as people may start seeing the products as cheaper due to the changes in packaging</w:t>
      </w:r>
      <w:r w:rsidR="00ED64B0">
        <w:rPr>
          <w:rFonts w:ascii="Times New Roman" w:hAnsi="Times New Roman" w:cs="Times New Roman"/>
        </w:rPr>
        <w:t>,</w:t>
      </w:r>
      <w:r>
        <w:rPr>
          <w:rFonts w:ascii="Times New Roman" w:hAnsi="Times New Roman" w:cs="Times New Roman"/>
        </w:rPr>
        <w:t xml:space="preserve"> like their competitor</w:t>
      </w:r>
      <w:r w:rsidR="00ED64B0">
        <w:rPr>
          <w:rFonts w:ascii="Times New Roman" w:hAnsi="Times New Roman" w:cs="Times New Roman"/>
        </w:rPr>
        <w:t>s,</w:t>
      </w:r>
      <w:r>
        <w:rPr>
          <w:rFonts w:ascii="Times New Roman" w:hAnsi="Times New Roman" w:cs="Times New Roman"/>
        </w:rPr>
        <w:t xml:space="preserve"> and the situation mentioned in pros could reverse here. There are already many product lines with the Darling line providing many options and it may not be a good decision to invest in few newer lines as they may </w:t>
      </w:r>
      <w:r w:rsidR="00841DF5">
        <w:rPr>
          <w:rFonts w:ascii="Times New Roman" w:hAnsi="Times New Roman" w:cs="Times New Roman"/>
        </w:rPr>
        <w:t xml:space="preserve">have a risk of </w:t>
      </w:r>
      <w:r>
        <w:rPr>
          <w:rFonts w:ascii="Times New Roman" w:hAnsi="Times New Roman" w:cs="Times New Roman"/>
        </w:rPr>
        <w:t>n</w:t>
      </w:r>
      <w:r w:rsidR="00B143E0">
        <w:rPr>
          <w:rFonts w:ascii="Times New Roman" w:hAnsi="Times New Roman" w:cs="Times New Roman"/>
        </w:rPr>
        <w:t>ot sell</w:t>
      </w:r>
      <w:r w:rsidR="00841DF5">
        <w:rPr>
          <w:rFonts w:ascii="Times New Roman" w:hAnsi="Times New Roman" w:cs="Times New Roman"/>
        </w:rPr>
        <w:t>ing</w:t>
      </w:r>
      <w:r w:rsidR="00B143E0">
        <w:rPr>
          <w:rFonts w:ascii="Times New Roman" w:hAnsi="Times New Roman" w:cs="Times New Roman"/>
        </w:rPr>
        <w:t xml:space="preserve"> very well</w:t>
      </w:r>
      <w:r w:rsidR="00841DF5">
        <w:rPr>
          <w:rFonts w:ascii="Times New Roman" w:hAnsi="Times New Roman" w:cs="Times New Roman"/>
        </w:rPr>
        <w:t xml:space="preserve"> in the future</w:t>
      </w:r>
      <w:r w:rsidR="00B143E0">
        <w:rPr>
          <w:rFonts w:ascii="Times New Roman" w:hAnsi="Times New Roman" w:cs="Times New Roman"/>
        </w:rPr>
        <w:t>. With the best quality synthetic fibers, more push towards R&amp;D may not affect the quality as expected or may take time for a major improvement in quality by when Darling would lose a lot of market share.</w:t>
      </w:r>
    </w:p>
    <w:p w14:paraId="0019C8DF" w14:textId="77777777" w:rsidR="007C0786" w:rsidRPr="007C0786" w:rsidRDefault="007C0786" w:rsidP="004F683B">
      <w:pPr>
        <w:jc w:val="both"/>
      </w:pPr>
    </w:p>
    <w:p w14:paraId="15F1CBFF" w14:textId="7E11D5F6" w:rsidR="009746D5" w:rsidRDefault="007C0786" w:rsidP="004F683B">
      <w:pPr>
        <w:jc w:val="both"/>
      </w:pPr>
      <w:r w:rsidRPr="00614C4C">
        <w:rPr>
          <w:b/>
          <w:highlight w:val="yellow"/>
        </w:rPr>
        <w:t xml:space="preserve">Option 2: </w:t>
      </w:r>
      <w:r w:rsidR="008F6768" w:rsidRPr="00614C4C">
        <w:rPr>
          <w:highlight w:val="yellow"/>
        </w:rPr>
        <w:t>Institute a road show</w:t>
      </w:r>
      <w:r w:rsidR="00B66E5A" w:rsidRPr="00614C4C">
        <w:rPr>
          <w:highlight w:val="yellow"/>
        </w:rPr>
        <w:t xml:space="preserve"> in the rural areas and make women try the products for free and how they look on them</w:t>
      </w:r>
      <w:r w:rsidR="008F6768" w:rsidRPr="00614C4C">
        <w:rPr>
          <w:highlight w:val="yellow"/>
        </w:rPr>
        <w:t xml:space="preserve"> as well as explore new advertising channels</w:t>
      </w:r>
      <w:r w:rsidR="00B66E5A" w:rsidRPr="00614C4C">
        <w:rPr>
          <w:highlight w:val="yellow"/>
        </w:rPr>
        <w:t xml:space="preserve"> such as TV ads, newspaper ads, radio ads etc.</w:t>
      </w:r>
      <w:r w:rsidR="009746D5" w:rsidRPr="00614C4C">
        <w:rPr>
          <w:highlight w:val="yellow"/>
        </w:rPr>
        <w:t xml:space="preserve"> </w:t>
      </w:r>
      <w:r w:rsidR="00187FC7" w:rsidRPr="00614C4C">
        <w:rPr>
          <w:highlight w:val="yellow"/>
        </w:rPr>
        <w:t>(Source: Darling Kenya case Pgs. 1-7)</w:t>
      </w:r>
    </w:p>
    <w:p w14:paraId="415F088A" w14:textId="77777777" w:rsidR="009746D5" w:rsidRDefault="009746D5" w:rsidP="004F683B">
      <w:pPr>
        <w:jc w:val="both"/>
      </w:pPr>
    </w:p>
    <w:p w14:paraId="2554FB36" w14:textId="5CE8C157" w:rsidR="00514E3C" w:rsidRDefault="009746D5" w:rsidP="004F683B">
      <w:pPr>
        <w:pStyle w:val="ListParagraph"/>
        <w:numPr>
          <w:ilvl w:val="0"/>
          <w:numId w:val="3"/>
        </w:numPr>
        <w:jc w:val="both"/>
        <w:rPr>
          <w:rFonts w:ascii="Times New Roman" w:hAnsi="Times New Roman" w:cs="Times New Roman"/>
        </w:rPr>
      </w:pPr>
      <w:r>
        <w:rPr>
          <w:rFonts w:ascii="Times New Roman" w:hAnsi="Times New Roman" w:cs="Times New Roman"/>
          <w:b/>
        </w:rPr>
        <w:t xml:space="preserve">Pros: </w:t>
      </w:r>
      <w:r>
        <w:rPr>
          <w:rFonts w:ascii="Times New Roman" w:hAnsi="Times New Roman" w:cs="Times New Roman"/>
        </w:rPr>
        <w:t xml:space="preserve">The budget for road show is $800,000 </w:t>
      </w:r>
      <w:r w:rsidR="00285627">
        <w:rPr>
          <w:rFonts w:ascii="Times New Roman" w:hAnsi="Times New Roman" w:cs="Times New Roman"/>
        </w:rPr>
        <w:t>and it would be good option to do this because 76% of the population</w:t>
      </w:r>
      <w:r w:rsidR="003579DC">
        <w:rPr>
          <w:rFonts w:ascii="Times New Roman" w:hAnsi="Times New Roman" w:cs="Times New Roman"/>
        </w:rPr>
        <w:t xml:space="preserve"> lived in</w:t>
      </w:r>
      <w:r w:rsidR="00285627">
        <w:rPr>
          <w:rFonts w:ascii="Times New Roman" w:hAnsi="Times New Roman" w:cs="Times New Roman"/>
        </w:rPr>
        <w:t xml:space="preserve"> rural</w:t>
      </w:r>
      <w:r w:rsidR="003579DC">
        <w:rPr>
          <w:rFonts w:ascii="Times New Roman" w:hAnsi="Times New Roman" w:cs="Times New Roman"/>
        </w:rPr>
        <w:t xml:space="preserve"> areas and Darling could increase the market </w:t>
      </w:r>
      <w:r w:rsidR="003579DC">
        <w:rPr>
          <w:rFonts w:ascii="Times New Roman" w:hAnsi="Times New Roman" w:cs="Times New Roman"/>
        </w:rPr>
        <w:lastRenderedPageBreak/>
        <w:t>share by attracting more customers from rural areas</w:t>
      </w:r>
      <w:r w:rsidR="00436A04">
        <w:rPr>
          <w:rFonts w:ascii="Times New Roman" w:hAnsi="Times New Roman" w:cs="Times New Roman"/>
        </w:rPr>
        <w:t xml:space="preserve"> and as per the response given by these people the company could introduce more low-end products to better fit their affordability. On the other hand, the $200,000 which </w:t>
      </w:r>
      <w:r w:rsidR="007E3D3C">
        <w:rPr>
          <w:rFonts w:ascii="Times New Roman" w:hAnsi="Times New Roman" w:cs="Times New Roman"/>
        </w:rPr>
        <w:t>after conversion ($200,000 * KSH 87.65) is</w:t>
      </w:r>
      <w:r w:rsidR="00436A04">
        <w:rPr>
          <w:rFonts w:ascii="Times New Roman" w:hAnsi="Times New Roman" w:cs="Times New Roman"/>
        </w:rPr>
        <w:t xml:space="preserve"> 17,530,000KSH could be used for </w:t>
      </w:r>
      <w:r w:rsidR="001A1394">
        <w:rPr>
          <w:rFonts w:ascii="Times New Roman" w:hAnsi="Times New Roman" w:cs="Times New Roman"/>
        </w:rPr>
        <w:t>newspaper ad, billboard ad, radio ad, website ad as well as TV a</w:t>
      </w:r>
      <w:r w:rsidR="00B11A6E">
        <w:rPr>
          <w:rFonts w:ascii="Times New Roman" w:hAnsi="Times New Roman" w:cs="Times New Roman"/>
        </w:rPr>
        <w:t xml:space="preserve">d </w:t>
      </w:r>
      <w:r w:rsidR="004609F9">
        <w:rPr>
          <w:rFonts w:ascii="Times New Roman" w:hAnsi="Times New Roman" w:cs="Times New Roman"/>
        </w:rPr>
        <w:t>could be shown</w:t>
      </w:r>
      <w:r w:rsidR="00A11C8C">
        <w:rPr>
          <w:rFonts w:ascii="Times New Roman" w:hAnsi="Times New Roman" w:cs="Times New Roman"/>
        </w:rPr>
        <w:t xml:space="preserve"> 2 times instead of 3</w:t>
      </w:r>
      <w:r w:rsidR="00B11A6E">
        <w:rPr>
          <w:rFonts w:ascii="Times New Roman" w:hAnsi="Times New Roman" w:cs="Times New Roman"/>
        </w:rPr>
        <w:t>. (Appendix</w:t>
      </w:r>
      <w:r w:rsidR="00CD4601">
        <w:rPr>
          <w:rFonts w:ascii="Times New Roman" w:hAnsi="Times New Roman" w:cs="Times New Roman"/>
        </w:rPr>
        <w:t xml:space="preserve"> A</w:t>
      </w:r>
      <w:r w:rsidR="00B11A6E">
        <w:rPr>
          <w:rFonts w:ascii="Times New Roman" w:hAnsi="Times New Roman" w:cs="Times New Roman"/>
        </w:rPr>
        <w:t xml:space="preserve"> </w:t>
      </w:r>
      <w:r w:rsidR="00FE4CF0">
        <w:rPr>
          <w:rFonts w:ascii="Times New Roman" w:hAnsi="Times New Roman" w:cs="Times New Roman"/>
        </w:rPr>
        <w:t xml:space="preserve">for </w:t>
      </w:r>
      <w:r w:rsidR="00B11A6E">
        <w:rPr>
          <w:rFonts w:ascii="Times New Roman" w:hAnsi="Times New Roman" w:cs="Times New Roman"/>
        </w:rPr>
        <w:t>calculation)</w:t>
      </w:r>
      <w:r w:rsidR="00654CC5">
        <w:rPr>
          <w:rFonts w:ascii="Times New Roman" w:hAnsi="Times New Roman" w:cs="Times New Roman"/>
        </w:rPr>
        <w:t xml:space="preserve"> (US$1 = KSH87.65, from </w:t>
      </w:r>
      <w:r w:rsidR="00E845EC">
        <w:rPr>
          <w:rFonts w:ascii="Times New Roman" w:hAnsi="Times New Roman" w:cs="Times New Roman"/>
        </w:rPr>
        <w:t xml:space="preserve">Darling Kenya Case </w:t>
      </w:r>
      <w:r w:rsidR="00654CC5">
        <w:rPr>
          <w:rFonts w:ascii="Times New Roman" w:hAnsi="Times New Roman" w:cs="Times New Roman"/>
        </w:rPr>
        <w:t>Exhibit 3</w:t>
      </w:r>
      <w:r w:rsidR="00E845EC">
        <w:rPr>
          <w:rFonts w:ascii="Times New Roman" w:hAnsi="Times New Roman" w:cs="Times New Roman"/>
        </w:rPr>
        <w:t xml:space="preserve"> pg.7</w:t>
      </w:r>
      <w:r w:rsidR="00654CC5">
        <w:rPr>
          <w:rFonts w:ascii="Times New Roman" w:hAnsi="Times New Roman" w:cs="Times New Roman"/>
        </w:rPr>
        <w:t xml:space="preserve">) </w:t>
      </w:r>
    </w:p>
    <w:p w14:paraId="571B50D1" w14:textId="760586A7" w:rsidR="007E3D3C" w:rsidRDefault="003579DC" w:rsidP="004F683B">
      <w:pPr>
        <w:jc w:val="both"/>
      </w:pPr>
      <w:r w:rsidRPr="00514E3C">
        <w:t xml:space="preserve"> </w:t>
      </w:r>
    </w:p>
    <w:p w14:paraId="4DF85397" w14:textId="3A7050F2" w:rsidR="007E3D3C" w:rsidRDefault="007E3D3C" w:rsidP="004F683B">
      <w:pPr>
        <w:pStyle w:val="ListParagraph"/>
        <w:numPr>
          <w:ilvl w:val="0"/>
          <w:numId w:val="3"/>
        </w:numPr>
        <w:jc w:val="both"/>
        <w:rPr>
          <w:rFonts w:ascii="Times New Roman" w:hAnsi="Times New Roman" w:cs="Times New Roman"/>
        </w:rPr>
      </w:pPr>
      <w:r>
        <w:rPr>
          <w:rFonts w:ascii="Times New Roman" w:hAnsi="Times New Roman" w:cs="Times New Roman"/>
          <w:b/>
        </w:rPr>
        <w:t xml:space="preserve">Cons: </w:t>
      </w:r>
      <w:r w:rsidR="008F6F03">
        <w:rPr>
          <w:rFonts w:ascii="Times New Roman" w:hAnsi="Times New Roman" w:cs="Times New Roman"/>
        </w:rPr>
        <w:t xml:space="preserve">The success of this road show is risky because it is taking 80% of the advertising budget </w:t>
      </w:r>
      <w:r w:rsidR="006C6005">
        <w:rPr>
          <w:rFonts w:ascii="Times New Roman" w:hAnsi="Times New Roman" w:cs="Times New Roman"/>
        </w:rPr>
        <w:t>and if the response for this is very low then $800,000 worth of advertising might be waste</w:t>
      </w:r>
      <w:r w:rsidR="005B653A">
        <w:rPr>
          <w:rFonts w:ascii="Times New Roman" w:hAnsi="Times New Roman" w:cs="Times New Roman"/>
        </w:rPr>
        <w:t xml:space="preserve"> and this would only target the national market, instead some amount from this could be used to advertise the international market</w:t>
      </w:r>
      <w:r w:rsidR="006C6005">
        <w:rPr>
          <w:rFonts w:ascii="Times New Roman" w:hAnsi="Times New Roman" w:cs="Times New Roman"/>
        </w:rPr>
        <w:t xml:space="preserve">. Also, the rest 20% may still attract some customers from the urban areas but </w:t>
      </w:r>
      <w:r w:rsidR="005B653A">
        <w:rPr>
          <w:rFonts w:ascii="Times New Roman" w:hAnsi="Times New Roman" w:cs="Times New Roman"/>
        </w:rPr>
        <w:t xml:space="preserve">with the shifting economy this is also to be considered </w:t>
      </w:r>
      <w:r w:rsidR="00A53A17">
        <w:rPr>
          <w:rFonts w:ascii="Times New Roman" w:hAnsi="Times New Roman" w:cs="Times New Roman"/>
        </w:rPr>
        <w:t xml:space="preserve">very </w:t>
      </w:r>
      <w:r w:rsidR="005B653A">
        <w:rPr>
          <w:rFonts w:ascii="Times New Roman" w:hAnsi="Times New Roman" w:cs="Times New Roman"/>
        </w:rPr>
        <w:t>carefully.</w:t>
      </w:r>
    </w:p>
    <w:p w14:paraId="67CE2BC2" w14:textId="77777777" w:rsidR="00492097" w:rsidRDefault="00492097" w:rsidP="004F683B">
      <w:pPr>
        <w:jc w:val="both"/>
      </w:pPr>
    </w:p>
    <w:p w14:paraId="26E63C90" w14:textId="0F5F14A6" w:rsidR="00492097" w:rsidRDefault="00492097" w:rsidP="004F683B">
      <w:pPr>
        <w:jc w:val="both"/>
      </w:pPr>
      <w:r w:rsidRPr="00614C4C">
        <w:rPr>
          <w:b/>
          <w:highlight w:val="green"/>
        </w:rPr>
        <w:t xml:space="preserve">Option 3: </w:t>
      </w:r>
      <w:r w:rsidR="00AA719E" w:rsidRPr="00614C4C">
        <w:rPr>
          <w:highlight w:val="green"/>
        </w:rPr>
        <w:t>Reduce the production cost by partnership with Fashion Idol or similar upcoming brand in China</w:t>
      </w:r>
      <w:r w:rsidR="006D23F2" w:rsidRPr="00614C4C">
        <w:rPr>
          <w:highlight w:val="green"/>
        </w:rPr>
        <w:t xml:space="preserve"> or some other country</w:t>
      </w:r>
      <w:r w:rsidR="00AA719E" w:rsidRPr="00614C4C">
        <w:rPr>
          <w:highlight w:val="green"/>
        </w:rPr>
        <w:t xml:space="preserve"> or through horizontal integration, simultaneously advertising by targeting consumers of different ethnicities</w:t>
      </w:r>
      <w:r w:rsidR="00CF2BC8" w:rsidRPr="00614C4C">
        <w:rPr>
          <w:highlight w:val="green"/>
        </w:rPr>
        <w:t xml:space="preserve"> nationally as well as internationally</w:t>
      </w:r>
      <w:r w:rsidR="00AA719E" w:rsidRPr="00614C4C">
        <w:rPr>
          <w:highlight w:val="green"/>
        </w:rPr>
        <w:t>.</w:t>
      </w:r>
      <w:r w:rsidR="00F2663E">
        <w:t xml:space="preserve"> </w:t>
      </w:r>
    </w:p>
    <w:p w14:paraId="08136642" w14:textId="77777777" w:rsidR="00645361" w:rsidRDefault="00645361" w:rsidP="004F683B">
      <w:pPr>
        <w:jc w:val="both"/>
      </w:pPr>
    </w:p>
    <w:p w14:paraId="3EED8231" w14:textId="03DDBC85" w:rsidR="00F128FA" w:rsidRDefault="00645361" w:rsidP="004F683B">
      <w:pPr>
        <w:pStyle w:val="ListParagraph"/>
        <w:numPr>
          <w:ilvl w:val="0"/>
          <w:numId w:val="3"/>
        </w:numPr>
        <w:jc w:val="both"/>
        <w:rPr>
          <w:rFonts w:ascii="Times New Roman" w:hAnsi="Times New Roman" w:cs="Times New Roman"/>
        </w:rPr>
      </w:pPr>
      <w:r>
        <w:rPr>
          <w:rFonts w:ascii="Times New Roman" w:hAnsi="Times New Roman" w:cs="Times New Roman"/>
          <w:b/>
        </w:rPr>
        <w:t xml:space="preserve">Pros: </w:t>
      </w:r>
      <w:r>
        <w:rPr>
          <w:rFonts w:ascii="Times New Roman" w:hAnsi="Times New Roman" w:cs="Times New Roman"/>
        </w:rPr>
        <w:t>By partnership with Fashion Idol</w:t>
      </w:r>
      <w:r w:rsidR="004A23B2">
        <w:rPr>
          <w:rFonts w:ascii="Times New Roman" w:hAnsi="Times New Roman" w:cs="Times New Roman"/>
        </w:rPr>
        <w:t xml:space="preserve"> or a similar company</w:t>
      </w:r>
      <w:r>
        <w:rPr>
          <w:rFonts w:ascii="Times New Roman" w:hAnsi="Times New Roman" w:cs="Times New Roman"/>
        </w:rPr>
        <w:t>, Darling could reduce the cost by producing in China and selling in Africa as well as other countries</w:t>
      </w:r>
      <w:r w:rsidR="009C726E">
        <w:rPr>
          <w:rFonts w:ascii="Times New Roman" w:hAnsi="Times New Roman" w:cs="Times New Roman"/>
        </w:rPr>
        <w:t xml:space="preserve"> which would make the products cheaper for consumers. Also, Darling could advertise nationally and internationally by using human models of different ethnicities or similar advertising practices showing Darling as a hair care brand for all</w:t>
      </w:r>
      <w:r w:rsidR="00AD4033">
        <w:rPr>
          <w:rFonts w:ascii="Times New Roman" w:hAnsi="Times New Roman" w:cs="Times New Roman"/>
        </w:rPr>
        <w:t xml:space="preserve"> types of ethnicities</w:t>
      </w:r>
      <w:r w:rsidR="009C726E">
        <w:rPr>
          <w:rFonts w:ascii="Times New Roman" w:hAnsi="Times New Roman" w:cs="Times New Roman"/>
        </w:rPr>
        <w:t>.</w:t>
      </w:r>
      <w:r w:rsidR="00F128FA">
        <w:rPr>
          <w:rFonts w:ascii="Times New Roman" w:hAnsi="Times New Roman" w:cs="Times New Roman"/>
        </w:rPr>
        <w:t xml:space="preserve"> (Image</w:t>
      </w:r>
      <w:r w:rsidR="00D53352">
        <w:rPr>
          <w:rFonts w:ascii="Times New Roman" w:hAnsi="Times New Roman" w:cs="Times New Roman"/>
        </w:rPr>
        <w:t xml:space="preserve"> showing Darling’s focus on attracting one race of customers</w:t>
      </w:r>
      <w:r w:rsidR="00F128FA">
        <w:rPr>
          <w:rFonts w:ascii="Times New Roman" w:hAnsi="Times New Roman" w:cs="Times New Roman"/>
        </w:rPr>
        <w:t xml:space="preserve"> in Appendix A)</w:t>
      </w:r>
    </w:p>
    <w:p w14:paraId="2EF7329B" w14:textId="77777777" w:rsidR="00F128FA" w:rsidRDefault="00F128FA" w:rsidP="004F683B">
      <w:pPr>
        <w:pStyle w:val="ListParagraph"/>
        <w:ind w:left="842"/>
        <w:jc w:val="both"/>
        <w:rPr>
          <w:rFonts w:ascii="Times New Roman" w:hAnsi="Times New Roman" w:cs="Times New Roman"/>
        </w:rPr>
      </w:pPr>
    </w:p>
    <w:p w14:paraId="14CAC59C" w14:textId="77777777" w:rsidR="00B72521" w:rsidRDefault="00F128FA" w:rsidP="004F683B">
      <w:pPr>
        <w:pStyle w:val="ListParagraph"/>
        <w:numPr>
          <w:ilvl w:val="0"/>
          <w:numId w:val="3"/>
        </w:numPr>
        <w:jc w:val="both"/>
        <w:rPr>
          <w:rFonts w:ascii="Times New Roman" w:hAnsi="Times New Roman" w:cs="Times New Roman"/>
        </w:rPr>
      </w:pPr>
      <w:r>
        <w:rPr>
          <w:rFonts w:ascii="Times New Roman" w:hAnsi="Times New Roman" w:cs="Times New Roman"/>
          <w:b/>
        </w:rPr>
        <w:t xml:space="preserve">Cons: </w:t>
      </w:r>
      <w:r>
        <w:rPr>
          <w:rFonts w:ascii="Times New Roman" w:hAnsi="Times New Roman" w:cs="Times New Roman"/>
        </w:rPr>
        <w:t>The partnership could force Darling to change its way of doing business and horizontal integration would cost a lot without any knowledge of the future and</w:t>
      </w:r>
      <w:r w:rsidR="003F4AFE">
        <w:rPr>
          <w:rFonts w:ascii="Times New Roman" w:hAnsi="Times New Roman" w:cs="Times New Roman"/>
        </w:rPr>
        <w:t xml:space="preserve"> how risky this decision can be for Darling. </w:t>
      </w:r>
      <w:r w:rsidR="002E3E16">
        <w:rPr>
          <w:rFonts w:ascii="Times New Roman" w:hAnsi="Times New Roman" w:cs="Times New Roman"/>
        </w:rPr>
        <w:t>Also, s</w:t>
      </w:r>
      <w:r w:rsidR="003F4AFE">
        <w:rPr>
          <w:rFonts w:ascii="Times New Roman" w:hAnsi="Times New Roman" w:cs="Times New Roman"/>
        </w:rPr>
        <w:t xml:space="preserve">uddenly advertising </w:t>
      </w:r>
      <w:r w:rsidR="002E3E16">
        <w:rPr>
          <w:rFonts w:ascii="Times New Roman" w:hAnsi="Times New Roman" w:cs="Times New Roman"/>
        </w:rPr>
        <w:t>with different ethnicities could affect the company’s reputation on racial grounds.</w:t>
      </w:r>
    </w:p>
    <w:p w14:paraId="5468E94B" w14:textId="5E0C975C" w:rsidR="00564BE9" w:rsidRPr="00564BE9" w:rsidRDefault="00522F21" w:rsidP="004F683B">
      <w:pPr>
        <w:jc w:val="both"/>
      </w:pPr>
      <w:r>
        <w:t>(Additional</w:t>
      </w:r>
      <w:r w:rsidR="00564BE9">
        <w:t xml:space="preserve"> Solutions in Appendix A)</w:t>
      </w:r>
    </w:p>
    <w:p w14:paraId="563E1848" w14:textId="77777777" w:rsidR="00B72521" w:rsidRPr="00B72521" w:rsidRDefault="00B72521" w:rsidP="004F683B">
      <w:pPr>
        <w:jc w:val="both"/>
      </w:pPr>
    </w:p>
    <w:p w14:paraId="7BEC1D82" w14:textId="4CAD0562" w:rsidR="00B72521" w:rsidRDefault="00B72521" w:rsidP="004F683B">
      <w:pPr>
        <w:jc w:val="both"/>
        <w:rPr>
          <w:b/>
          <w:u w:val="single"/>
        </w:rPr>
      </w:pPr>
      <w:commentRangeStart w:id="1"/>
      <w:r w:rsidRPr="00614C4C">
        <w:rPr>
          <w:b/>
          <w:highlight w:val="cyan"/>
          <w:u w:val="single"/>
        </w:rPr>
        <w:t>Decision</w:t>
      </w:r>
      <w:commentRangeEnd w:id="1"/>
      <w:r w:rsidR="00614C4C">
        <w:rPr>
          <w:rStyle w:val="CommentReference"/>
        </w:rPr>
        <w:commentReference w:id="1"/>
      </w:r>
      <w:r w:rsidR="00614C4C">
        <w:rPr>
          <w:b/>
          <w:u w:val="single"/>
        </w:rPr>
        <w:t xml:space="preserve"> </w:t>
      </w:r>
    </w:p>
    <w:p w14:paraId="17E61A72" w14:textId="77777777" w:rsidR="00DA45F7" w:rsidRDefault="00DA45F7" w:rsidP="004F683B">
      <w:pPr>
        <w:jc w:val="both"/>
        <w:rPr>
          <w:b/>
          <w:u w:val="single"/>
        </w:rPr>
      </w:pPr>
    </w:p>
    <w:p w14:paraId="257470A7" w14:textId="39F9B66D" w:rsidR="00564BE9" w:rsidRDefault="00B72521" w:rsidP="004F683B">
      <w:pPr>
        <w:jc w:val="both"/>
      </w:pPr>
      <w:r w:rsidRPr="00614C4C">
        <w:rPr>
          <w:highlight w:val="yellow"/>
        </w:rPr>
        <w:t>Options 2 and 3 are the recommended options</w:t>
      </w:r>
      <w:r>
        <w:t>. Option 2 should be initiated immediately as Darling would come to know in the 1</w:t>
      </w:r>
      <w:r w:rsidRPr="00B72521">
        <w:rPr>
          <w:vertAlign w:val="superscript"/>
        </w:rPr>
        <w:t>st</w:t>
      </w:r>
      <w:r>
        <w:t xml:space="preserve"> year whether</w:t>
      </w:r>
      <w:r w:rsidR="00084D4F">
        <w:t xml:space="preserve"> the</w:t>
      </w:r>
      <w:r>
        <w:t>s</w:t>
      </w:r>
      <w:r w:rsidR="00084D4F">
        <w:t>e</w:t>
      </w:r>
      <w:r>
        <w:t xml:space="preserve"> advertising </w:t>
      </w:r>
      <w:r w:rsidR="00084D4F">
        <w:t>strategies should be continued. Option 3 should also be initiated immediately with respect to (w.r.t) ethnicities in case of website update or international advertisements as well as slowly start with diff</w:t>
      </w:r>
      <w:r w:rsidR="006117E3">
        <w:t xml:space="preserve">erent advertising strategies </w:t>
      </w:r>
      <w:r w:rsidR="00084D4F">
        <w:t>(TV ad, Newspaper ad etc.)</w:t>
      </w:r>
      <w:r w:rsidR="006117E3">
        <w:t xml:space="preserve"> nationally as well as internationally</w:t>
      </w:r>
      <w:r w:rsidR="00084D4F">
        <w:t>. Research should be conducted for selecting a company to partner with and the possibilit</w:t>
      </w:r>
      <w:r w:rsidR="00716C4F">
        <w:t>y of Fashion Idol to partner</w:t>
      </w:r>
      <w:r w:rsidR="00084D4F">
        <w:t xml:space="preserve"> with Darling is more because Fashion Idol wants to</w:t>
      </w:r>
      <w:r w:rsidR="00716C4F">
        <w:t xml:space="preserve"> penetr</w:t>
      </w:r>
      <w:r w:rsidR="00B04659">
        <w:t>ate the African market which could be done</w:t>
      </w:r>
      <w:r w:rsidR="006970BC">
        <w:t xml:space="preserve"> rapidly with a partnership</w:t>
      </w:r>
      <w:r w:rsidR="00B04659">
        <w:t>.</w:t>
      </w:r>
      <w:r w:rsidR="00084D4F">
        <w:t xml:space="preserve"> </w:t>
      </w:r>
      <w:r w:rsidR="00B703AD">
        <w:t xml:space="preserve">Also, horizontal integration is a good option but would take time </w:t>
      </w:r>
      <w:r w:rsidR="00AB16FE">
        <w:t>and</w:t>
      </w:r>
      <w:r w:rsidR="00FE6FFE">
        <w:t xml:space="preserve"> cannot be </w:t>
      </w:r>
      <w:r w:rsidR="00870A87">
        <w:t>initiated immediately</w:t>
      </w:r>
      <w:r w:rsidR="00BD109B">
        <w:t>. In addition to this,</w:t>
      </w:r>
      <w:r w:rsidR="00AB16FE">
        <w:t xml:space="preserve"> research is required to</w:t>
      </w:r>
      <w:r w:rsidR="005B483B">
        <w:t xml:space="preserve"> select a company</w:t>
      </w:r>
      <w:r w:rsidR="00AB16FE">
        <w:t xml:space="preserve"> and acquire it</w:t>
      </w:r>
      <w:r w:rsidR="003F590B">
        <w:t>.</w:t>
      </w:r>
      <w:r w:rsidR="00B703AD">
        <w:t xml:space="preserve">  </w:t>
      </w:r>
      <w:r w:rsidR="00084D4F">
        <w:t xml:space="preserve"> </w:t>
      </w:r>
    </w:p>
    <w:p w14:paraId="030881E4" w14:textId="77777777" w:rsidR="00564BE9" w:rsidRDefault="00564BE9" w:rsidP="004F683B">
      <w:pPr>
        <w:jc w:val="both"/>
      </w:pPr>
    </w:p>
    <w:p w14:paraId="08DF3DCB" w14:textId="77777777" w:rsidR="0014589E" w:rsidRDefault="00564BE9" w:rsidP="004F683B">
      <w:pPr>
        <w:jc w:val="both"/>
      </w:pPr>
      <w:r>
        <w:t>(Required analysis in Appendix B)</w:t>
      </w:r>
    </w:p>
    <w:p w14:paraId="729C1921" w14:textId="2DCB804C" w:rsidR="00C90E6A" w:rsidRDefault="0014589E" w:rsidP="004F683B">
      <w:pPr>
        <w:jc w:val="both"/>
      </w:pPr>
      <w:r>
        <w:t>(Marketing Models discussed in Appendix C)</w:t>
      </w:r>
      <w:r w:rsidR="00084D4F">
        <w:t xml:space="preserve"> </w:t>
      </w:r>
    </w:p>
    <w:p w14:paraId="017B0D66" w14:textId="7B64A538" w:rsidR="00C90E6A" w:rsidRDefault="009359A4" w:rsidP="004F683B">
      <w:pPr>
        <w:jc w:val="both"/>
        <w:rPr>
          <w:b/>
          <w:u w:val="single"/>
        </w:rPr>
      </w:pPr>
      <w:r>
        <w:rPr>
          <w:b/>
          <w:u w:val="single"/>
        </w:rPr>
        <w:t>Appendices</w:t>
      </w:r>
    </w:p>
    <w:p w14:paraId="2FC388D2" w14:textId="77777777" w:rsidR="009359A4" w:rsidRDefault="009359A4" w:rsidP="004F683B">
      <w:pPr>
        <w:jc w:val="both"/>
        <w:rPr>
          <w:b/>
          <w:u w:val="single"/>
        </w:rPr>
      </w:pPr>
    </w:p>
    <w:p w14:paraId="5F2359BE" w14:textId="3C5DE451" w:rsidR="009359A4" w:rsidRPr="00931DCD" w:rsidRDefault="009359A4" w:rsidP="004F683B">
      <w:pPr>
        <w:jc w:val="both"/>
      </w:pPr>
      <w:r w:rsidRPr="00614C4C">
        <w:rPr>
          <w:b/>
          <w:highlight w:val="yellow"/>
          <w:rPrChange w:id="3" w:author="Microsoft Office User" w:date="2017-04-14T21:28:00Z">
            <w:rPr>
              <w:b/>
            </w:rPr>
          </w:rPrChange>
        </w:rPr>
        <w:t>Appendix A</w:t>
      </w:r>
      <w:r w:rsidR="00931DCD" w:rsidRPr="00614C4C">
        <w:rPr>
          <w:b/>
          <w:highlight w:val="yellow"/>
          <w:rPrChange w:id="4" w:author="Microsoft Office User" w:date="2017-04-14T21:28:00Z">
            <w:rPr>
              <w:b/>
            </w:rPr>
          </w:rPrChange>
        </w:rPr>
        <w:t xml:space="preserve"> </w:t>
      </w:r>
      <w:r w:rsidR="00931DCD" w:rsidRPr="00614C4C">
        <w:rPr>
          <w:highlight w:val="yellow"/>
          <w:rPrChange w:id="5" w:author="Microsoft Office User" w:date="2017-04-14T21:28:00Z">
            <w:rPr/>
          </w:rPrChange>
        </w:rPr>
        <w:t>(Source: Darling Kenya Case Pgs. 1-7)</w:t>
      </w:r>
    </w:p>
    <w:p w14:paraId="68BDA50B" w14:textId="77777777" w:rsidR="00C90E6A" w:rsidRDefault="00C90E6A" w:rsidP="004F683B">
      <w:pPr>
        <w:jc w:val="both"/>
      </w:pPr>
    </w:p>
    <w:p w14:paraId="4E719088" w14:textId="11BC3A4B" w:rsidR="00C90E6A" w:rsidRDefault="00CD4601" w:rsidP="004F683B">
      <w:pPr>
        <w:jc w:val="both"/>
      </w:pPr>
      <w:r>
        <w:t>For option 2</w:t>
      </w:r>
      <w:r w:rsidR="0020759F">
        <w:t xml:space="preserve"> – Doing the road show is $800,000 and after using the rest $200,000 for advertising and TV ads for 2 times a day instead of 3, we have Ksh 2,623,333 which we can use for few more days of billboard and advertising on social media. Here, it is assumed that </w:t>
      </w:r>
      <w:r w:rsidR="0084584B">
        <w:t>for 1 time</w:t>
      </w:r>
      <w:r w:rsidR="0020759F">
        <w:t xml:space="preserve"> a day</w:t>
      </w:r>
      <w:r w:rsidR="00131D3A">
        <w:t xml:space="preserve"> of TV ad</w:t>
      </w:r>
      <w:r w:rsidR="0020759F">
        <w:t xml:space="preserve"> Darling is incurring a cost of Ksh 17,500,000 divided by 3 which comes out to be </w:t>
      </w:r>
      <w:r w:rsidR="00131D3A">
        <w:t>Ksh 5,833,333.</w:t>
      </w:r>
    </w:p>
    <w:tbl>
      <w:tblPr>
        <w:tblW w:w="9244" w:type="dxa"/>
        <w:jc w:val="center"/>
        <w:tblLook w:val="04A0" w:firstRow="1" w:lastRow="0" w:firstColumn="1" w:lastColumn="0" w:noHBand="0" w:noVBand="1"/>
      </w:tblPr>
      <w:tblGrid>
        <w:gridCol w:w="5575"/>
        <w:gridCol w:w="1640"/>
        <w:gridCol w:w="2029"/>
      </w:tblGrid>
      <w:tr w:rsidR="00C90E6A" w:rsidRPr="00514E3C" w14:paraId="517A3363" w14:textId="77777777" w:rsidTr="00605C44">
        <w:trPr>
          <w:trHeight w:val="231"/>
          <w:jc w:val="center"/>
        </w:trPr>
        <w:tc>
          <w:tcPr>
            <w:tcW w:w="5575" w:type="dxa"/>
            <w:tcBorders>
              <w:top w:val="single" w:sz="8" w:space="0" w:color="auto"/>
              <w:left w:val="single" w:sz="8" w:space="0" w:color="auto"/>
              <w:bottom w:val="nil"/>
              <w:right w:val="nil"/>
            </w:tcBorders>
            <w:shd w:val="clear" w:color="auto" w:fill="auto"/>
            <w:noWrap/>
            <w:vAlign w:val="bottom"/>
            <w:hideMark/>
          </w:tcPr>
          <w:p w14:paraId="75C2882C" w14:textId="77777777" w:rsidR="00C90E6A" w:rsidRPr="00514E3C" w:rsidRDefault="00C90E6A" w:rsidP="004F683B">
            <w:pPr>
              <w:jc w:val="center"/>
              <w:rPr>
                <w:rFonts w:eastAsia="Times New Roman"/>
                <w:b/>
                <w:bCs/>
                <w:color w:val="000000"/>
              </w:rPr>
            </w:pPr>
            <w:r w:rsidRPr="00514E3C">
              <w:rPr>
                <w:rFonts w:eastAsia="Times New Roman"/>
                <w:b/>
                <w:bCs/>
                <w:color w:val="000000"/>
              </w:rPr>
              <w:t>Type of ad</w:t>
            </w:r>
          </w:p>
        </w:tc>
        <w:tc>
          <w:tcPr>
            <w:tcW w:w="1640" w:type="dxa"/>
            <w:tcBorders>
              <w:top w:val="single" w:sz="8" w:space="0" w:color="auto"/>
              <w:left w:val="nil"/>
              <w:bottom w:val="nil"/>
              <w:right w:val="nil"/>
            </w:tcBorders>
            <w:shd w:val="clear" w:color="auto" w:fill="auto"/>
            <w:noWrap/>
            <w:vAlign w:val="bottom"/>
            <w:hideMark/>
          </w:tcPr>
          <w:p w14:paraId="42EEE6DC" w14:textId="77777777" w:rsidR="00C90E6A" w:rsidRPr="00514E3C" w:rsidRDefault="00C90E6A" w:rsidP="004F683B">
            <w:pPr>
              <w:rPr>
                <w:rFonts w:eastAsia="Times New Roman"/>
                <w:b/>
                <w:bCs/>
                <w:color w:val="000000"/>
              </w:rPr>
            </w:pPr>
            <w:r w:rsidRPr="00514E3C">
              <w:rPr>
                <w:rFonts w:eastAsia="Times New Roman"/>
                <w:b/>
                <w:bCs/>
                <w:color w:val="000000"/>
              </w:rPr>
              <w:t>Length of ad</w:t>
            </w:r>
          </w:p>
        </w:tc>
        <w:tc>
          <w:tcPr>
            <w:tcW w:w="2029" w:type="dxa"/>
            <w:tcBorders>
              <w:top w:val="single" w:sz="8" w:space="0" w:color="auto"/>
              <w:left w:val="nil"/>
              <w:bottom w:val="nil"/>
              <w:right w:val="single" w:sz="8" w:space="0" w:color="auto"/>
            </w:tcBorders>
            <w:shd w:val="clear" w:color="auto" w:fill="auto"/>
            <w:noWrap/>
            <w:vAlign w:val="bottom"/>
            <w:hideMark/>
          </w:tcPr>
          <w:p w14:paraId="621B6EE5" w14:textId="77777777" w:rsidR="00C90E6A" w:rsidRPr="00514E3C" w:rsidRDefault="00C90E6A" w:rsidP="004F683B">
            <w:pPr>
              <w:jc w:val="right"/>
              <w:rPr>
                <w:rFonts w:eastAsia="Times New Roman"/>
                <w:b/>
                <w:bCs/>
                <w:color w:val="000000"/>
              </w:rPr>
            </w:pPr>
            <w:r w:rsidRPr="00514E3C">
              <w:rPr>
                <w:rFonts w:eastAsia="Times New Roman"/>
                <w:b/>
                <w:bCs/>
                <w:color w:val="000000"/>
              </w:rPr>
              <w:t xml:space="preserve"> Cost of ad </w:t>
            </w:r>
          </w:p>
        </w:tc>
      </w:tr>
      <w:tr w:rsidR="00C90E6A" w:rsidRPr="00514E3C" w14:paraId="05419BA3" w14:textId="77777777" w:rsidTr="00605C44">
        <w:trPr>
          <w:trHeight w:val="231"/>
          <w:jc w:val="center"/>
        </w:trPr>
        <w:tc>
          <w:tcPr>
            <w:tcW w:w="5575" w:type="dxa"/>
            <w:tcBorders>
              <w:top w:val="nil"/>
              <w:left w:val="single" w:sz="8" w:space="0" w:color="auto"/>
              <w:bottom w:val="single" w:sz="4" w:space="0" w:color="auto"/>
              <w:right w:val="nil"/>
            </w:tcBorders>
            <w:shd w:val="clear" w:color="auto" w:fill="auto"/>
            <w:noWrap/>
            <w:vAlign w:val="bottom"/>
            <w:hideMark/>
          </w:tcPr>
          <w:p w14:paraId="581241E4" w14:textId="77777777" w:rsidR="00C90E6A" w:rsidRPr="00514E3C" w:rsidRDefault="00C90E6A" w:rsidP="004F683B">
            <w:pPr>
              <w:rPr>
                <w:rFonts w:eastAsia="Times New Roman"/>
                <w:b/>
                <w:bCs/>
                <w:color w:val="000000"/>
              </w:rPr>
            </w:pPr>
            <w:r w:rsidRPr="00514E3C">
              <w:rPr>
                <w:rFonts w:eastAsia="Times New Roman"/>
                <w:b/>
                <w:bCs/>
                <w:color w:val="000000"/>
              </w:rPr>
              <w:t>Total Budget</w:t>
            </w:r>
          </w:p>
        </w:tc>
        <w:tc>
          <w:tcPr>
            <w:tcW w:w="1640" w:type="dxa"/>
            <w:tcBorders>
              <w:top w:val="nil"/>
              <w:left w:val="nil"/>
              <w:bottom w:val="single" w:sz="4" w:space="0" w:color="auto"/>
              <w:right w:val="nil"/>
            </w:tcBorders>
            <w:shd w:val="clear" w:color="auto" w:fill="auto"/>
            <w:noWrap/>
            <w:vAlign w:val="bottom"/>
            <w:hideMark/>
          </w:tcPr>
          <w:p w14:paraId="4F76BB5E" w14:textId="77777777" w:rsidR="00C90E6A" w:rsidRPr="00514E3C" w:rsidRDefault="00C90E6A" w:rsidP="004F683B">
            <w:pPr>
              <w:rPr>
                <w:rFonts w:eastAsia="Times New Roman"/>
                <w:b/>
                <w:bCs/>
                <w:color w:val="000000"/>
              </w:rPr>
            </w:pPr>
            <w:r w:rsidRPr="00514E3C">
              <w:rPr>
                <w:rFonts w:eastAsia="Times New Roman"/>
                <w:b/>
                <w:bCs/>
                <w:color w:val="000000"/>
              </w:rPr>
              <w:t>N/A</w:t>
            </w:r>
          </w:p>
        </w:tc>
        <w:tc>
          <w:tcPr>
            <w:tcW w:w="2029" w:type="dxa"/>
            <w:tcBorders>
              <w:top w:val="nil"/>
              <w:left w:val="nil"/>
              <w:bottom w:val="single" w:sz="4" w:space="0" w:color="auto"/>
              <w:right w:val="single" w:sz="8" w:space="0" w:color="auto"/>
            </w:tcBorders>
            <w:shd w:val="clear" w:color="auto" w:fill="auto"/>
            <w:noWrap/>
            <w:vAlign w:val="bottom"/>
            <w:hideMark/>
          </w:tcPr>
          <w:p w14:paraId="18FEE270" w14:textId="77777777" w:rsidR="00C90E6A" w:rsidRPr="00514E3C" w:rsidRDefault="00C90E6A" w:rsidP="004F683B">
            <w:pPr>
              <w:jc w:val="right"/>
              <w:rPr>
                <w:rFonts w:eastAsia="Times New Roman"/>
                <w:b/>
                <w:bCs/>
                <w:color w:val="000000"/>
              </w:rPr>
            </w:pPr>
            <w:r w:rsidRPr="00514E3C">
              <w:rPr>
                <w:rFonts w:eastAsia="Times New Roman"/>
                <w:b/>
                <w:bCs/>
                <w:color w:val="000000"/>
              </w:rPr>
              <w:t xml:space="preserve"> Ksh17,530,000 </w:t>
            </w:r>
          </w:p>
        </w:tc>
      </w:tr>
      <w:tr w:rsidR="00C90E6A" w:rsidRPr="00514E3C" w14:paraId="7C6836EC" w14:textId="77777777" w:rsidTr="00605C44">
        <w:trPr>
          <w:trHeight w:val="231"/>
          <w:jc w:val="center"/>
        </w:trPr>
        <w:tc>
          <w:tcPr>
            <w:tcW w:w="5575" w:type="dxa"/>
            <w:tcBorders>
              <w:top w:val="nil"/>
              <w:left w:val="single" w:sz="8" w:space="0" w:color="auto"/>
              <w:bottom w:val="nil"/>
              <w:right w:val="nil"/>
            </w:tcBorders>
            <w:shd w:val="clear" w:color="auto" w:fill="auto"/>
            <w:noWrap/>
            <w:vAlign w:val="bottom"/>
            <w:hideMark/>
          </w:tcPr>
          <w:p w14:paraId="40FC717D" w14:textId="77777777" w:rsidR="00C90E6A" w:rsidRPr="00514E3C" w:rsidRDefault="00C90E6A" w:rsidP="004F683B">
            <w:pPr>
              <w:rPr>
                <w:rFonts w:eastAsia="Times New Roman"/>
                <w:color w:val="000000"/>
              </w:rPr>
            </w:pPr>
            <w:r w:rsidRPr="00514E3C">
              <w:rPr>
                <w:rFonts w:eastAsia="Times New Roman"/>
                <w:color w:val="000000"/>
              </w:rPr>
              <w:t>Newspaper ad (1 full page)</w:t>
            </w:r>
          </w:p>
        </w:tc>
        <w:tc>
          <w:tcPr>
            <w:tcW w:w="1640" w:type="dxa"/>
            <w:tcBorders>
              <w:top w:val="nil"/>
              <w:left w:val="nil"/>
              <w:bottom w:val="nil"/>
              <w:right w:val="nil"/>
            </w:tcBorders>
            <w:shd w:val="clear" w:color="auto" w:fill="auto"/>
            <w:noWrap/>
            <w:vAlign w:val="bottom"/>
            <w:hideMark/>
          </w:tcPr>
          <w:p w14:paraId="2F9AA7DF" w14:textId="77777777" w:rsidR="00C90E6A" w:rsidRPr="00514E3C" w:rsidRDefault="00C90E6A" w:rsidP="004F683B">
            <w:pPr>
              <w:rPr>
                <w:rFonts w:eastAsia="Times New Roman"/>
                <w:color w:val="000000"/>
              </w:rPr>
            </w:pPr>
            <w:r w:rsidRPr="00514E3C">
              <w:rPr>
                <w:rFonts w:eastAsia="Times New Roman"/>
                <w:color w:val="000000"/>
              </w:rPr>
              <w:t>1 month</w:t>
            </w:r>
          </w:p>
        </w:tc>
        <w:tc>
          <w:tcPr>
            <w:tcW w:w="2029" w:type="dxa"/>
            <w:tcBorders>
              <w:top w:val="nil"/>
              <w:left w:val="nil"/>
              <w:bottom w:val="nil"/>
              <w:right w:val="single" w:sz="8" w:space="0" w:color="auto"/>
            </w:tcBorders>
            <w:shd w:val="clear" w:color="auto" w:fill="auto"/>
            <w:noWrap/>
            <w:vAlign w:val="bottom"/>
            <w:hideMark/>
          </w:tcPr>
          <w:p w14:paraId="5B26D939" w14:textId="77777777" w:rsidR="00C90E6A" w:rsidRPr="00514E3C" w:rsidRDefault="00C90E6A" w:rsidP="004F683B">
            <w:pPr>
              <w:jc w:val="right"/>
              <w:rPr>
                <w:rFonts w:eastAsia="Times New Roman"/>
                <w:color w:val="000000"/>
              </w:rPr>
            </w:pPr>
            <w:r w:rsidRPr="00514E3C">
              <w:rPr>
                <w:rFonts w:eastAsia="Times New Roman"/>
                <w:color w:val="000000"/>
              </w:rPr>
              <w:t xml:space="preserve"> Ksh1,000,000 </w:t>
            </w:r>
          </w:p>
        </w:tc>
      </w:tr>
      <w:tr w:rsidR="00C90E6A" w:rsidRPr="00514E3C" w14:paraId="3E5B95F9" w14:textId="77777777" w:rsidTr="00605C44">
        <w:trPr>
          <w:trHeight w:val="231"/>
          <w:jc w:val="center"/>
        </w:trPr>
        <w:tc>
          <w:tcPr>
            <w:tcW w:w="5575" w:type="dxa"/>
            <w:tcBorders>
              <w:top w:val="nil"/>
              <w:left w:val="single" w:sz="8" w:space="0" w:color="auto"/>
              <w:bottom w:val="nil"/>
              <w:right w:val="nil"/>
            </w:tcBorders>
            <w:shd w:val="clear" w:color="auto" w:fill="auto"/>
            <w:noWrap/>
            <w:vAlign w:val="bottom"/>
            <w:hideMark/>
          </w:tcPr>
          <w:p w14:paraId="450FE60F" w14:textId="77777777" w:rsidR="00C90E6A" w:rsidRPr="00514E3C" w:rsidRDefault="00C90E6A" w:rsidP="004F683B">
            <w:pPr>
              <w:rPr>
                <w:rFonts w:eastAsia="Times New Roman"/>
                <w:color w:val="000000"/>
              </w:rPr>
            </w:pPr>
            <w:r w:rsidRPr="00514E3C">
              <w:rPr>
                <w:rFonts w:eastAsia="Times New Roman"/>
                <w:color w:val="000000"/>
              </w:rPr>
              <w:t>Website update</w:t>
            </w:r>
          </w:p>
        </w:tc>
        <w:tc>
          <w:tcPr>
            <w:tcW w:w="1640" w:type="dxa"/>
            <w:tcBorders>
              <w:top w:val="nil"/>
              <w:left w:val="nil"/>
              <w:bottom w:val="nil"/>
              <w:right w:val="nil"/>
            </w:tcBorders>
            <w:shd w:val="clear" w:color="auto" w:fill="auto"/>
            <w:noWrap/>
            <w:vAlign w:val="bottom"/>
            <w:hideMark/>
          </w:tcPr>
          <w:p w14:paraId="0DF99DB3" w14:textId="77777777" w:rsidR="00C90E6A" w:rsidRPr="00514E3C" w:rsidRDefault="00C90E6A" w:rsidP="004F683B">
            <w:pPr>
              <w:rPr>
                <w:rFonts w:eastAsia="Times New Roman"/>
                <w:color w:val="000000"/>
              </w:rPr>
            </w:pPr>
            <w:r w:rsidRPr="00514E3C">
              <w:rPr>
                <w:rFonts w:eastAsia="Times New Roman"/>
                <w:color w:val="000000"/>
              </w:rPr>
              <w:t>N/A</w:t>
            </w:r>
          </w:p>
        </w:tc>
        <w:tc>
          <w:tcPr>
            <w:tcW w:w="2029" w:type="dxa"/>
            <w:tcBorders>
              <w:top w:val="nil"/>
              <w:left w:val="nil"/>
              <w:bottom w:val="nil"/>
              <w:right w:val="single" w:sz="8" w:space="0" w:color="auto"/>
            </w:tcBorders>
            <w:shd w:val="clear" w:color="auto" w:fill="auto"/>
            <w:noWrap/>
            <w:vAlign w:val="bottom"/>
            <w:hideMark/>
          </w:tcPr>
          <w:p w14:paraId="3C23A41C" w14:textId="77777777" w:rsidR="00C90E6A" w:rsidRPr="00514E3C" w:rsidRDefault="00C90E6A" w:rsidP="004F683B">
            <w:pPr>
              <w:jc w:val="right"/>
              <w:rPr>
                <w:rFonts w:eastAsia="Times New Roman"/>
                <w:color w:val="000000"/>
              </w:rPr>
            </w:pPr>
            <w:r w:rsidRPr="00514E3C">
              <w:rPr>
                <w:rFonts w:eastAsia="Times New Roman"/>
                <w:color w:val="000000"/>
              </w:rPr>
              <w:t xml:space="preserve"> Ksh400,000 </w:t>
            </w:r>
          </w:p>
        </w:tc>
      </w:tr>
      <w:tr w:rsidR="00C90E6A" w:rsidRPr="00514E3C" w14:paraId="38326AB4" w14:textId="77777777" w:rsidTr="00605C44">
        <w:trPr>
          <w:trHeight w:val="231"/>
          <w:jc w:val="center"/>
        </w:trPr>
        <w:tc>
          <w:tcPr>
            <w:tcW w:w="5575" w:type="dxa"/>
            <w:tcBorders>
              <w:top w:val="nil"/>
              <w:left w:val="single" w:sz="8" w:space="0" w:color="auto"/>
              <w:bottom w:val="nil"/>
              <w:right w:val="nil"/>
            </w:tcBorders>
            <w:shd w:val="clear" w:color="auto" w:fill="auto"/>
            <w:noWrap/>
            <w:vAlign w:val="bottom"/>
            <w:hideMark/>
          </w:tcPr>
          <w:p w14:paraId="5A953617" w14:textId="77777777" w:rsidR="00C90E6A" w:rsidRPr="00514E3C" w:rsidRDefault="00C90E6A" w:rsidP="004F683B">
            <w:pPr>
              <w:rPr>
                <w:rFonts w:eastAsia="Times New Roman"/>
                <w:color w:val="000000"/>
              </w:rPr>
            </w:pPr>
            <w:r w:rsidRPr="00514E3C">
              <w:rPr>
                <w:rFonts w:eastAsia="Times New Roman"/>
                <w:color w:val="000000"/>
              </w:rPr>
              <w:t>Billboard ad</w:t>
            </w:r>
          </w:p>
        </w:tc>
        <w:tc>
          <w:tcPr>
            <w:tcW w:w="1640" w:type="dxa"/>
            <w:tcBorders>
              <w:top w:val="nil"/>
              <w:left w:val="nil"/>
              <w:bottom w:val="nil"/>
              <w:right w:val="nil"/>
            </w:tcBorders>
            <w:shd w:val="clear" w:color="auto" w:fill="auto"/>
            <w:noWrap/>
            <w:vAlign w:val="bottom"/>
            <w:hideMark/>
          </w:tcPr>
          <w:p w14:paraId="2948F8E2" w14:textId="77777777" w:rsidR="00C90E6A" w:rsidRPr="00514E3C" w:rsidRDefault="00C90E6A" w:rsidP="004F683B">
            <w:pPr>
              <w:rPr>
                <w:rFonts w:eastAsia="Times New Roman"/>
                <w:color w:val="000000"/>
              </w:rPr>
            </w:pPr>
            <w:r w:rsidRPr="00514E3C">
              <w:rPr>
                <w:rFonts w:eastAsia="Times New Roman"/>
                <w:color w:val="000000"/>
              </w:rPr>
              <w:t>1 day</w:t>
            </w:r>
          </w:p>
        </w:tc>
        <w:tc>
          <w:tcPr>
            <w:tcW w:w="2029" w:type="dxa"/>
            <w:tcBorders>
              <w:top w:val="nil"/>
              <w:left w:val="nil"/>
              <w:bottom w:val="nil"/>
              <w:right w:val="single" w:sz="8" w:space="0" w:color="auto"/>
            </w:tcBorders>
            <w:shd w:val="clear" w:color="auto" w:fill="auto"/>
            <w:noWrap/>
            <w:vAlign w:val="bottom"/>
            <w:hideMark/>
          </w:tcPr>
          <w:p w14:paraId="6F80B87C" w14:textId="77777777" w:rsidR="00C90E6A" w:rsidRPr="00514E3C" w:rsidRDefault="00C90E6A" w:rsidP="004F683B">
            <w:pPr>
              <w:jc w:val="right"/>
              <w:rPr>
                <w:rFonts w:eastAsia="Times New Roman"/>
                <w:color w:val="000000"/>
              </w:rPr>
            </w:pPr>
            <w:r w:rsidRPr="00514E3C">
              <w:rPr>
                <w:rFonts w:eastAsia="Times New Roman"/>
                <w:color w:val="000000"/>
              </w:rPr>
              <w:t xml:space="preserve"> Ksh100,000 </w:t>
            </w:r>
          </w:p>
        </w:tc>
      </w:tr>
      <w:tr w:rsidR="00C90E6A" w:rsidRPr="00514E3C" w14:paraId="35640112" w14:textId="77777777" w:rsidTr="00605C44">
        <w:trPr>
          <w:trHeight w:val="231"/>
          <w:jc w:val="center"/>
        </w:trPr>
        <w:tc>
          <w:tcPr>
            <w:tcW w:w="5575" w:type="dxa"/>
            <w:tcBorders>
              <w:top w:val="nil"/>
              <w:left w:val="single" w:sz="8" w:space="0" w:color="auto"/>
              <w:bottom w:val="nil"/>
              <w:right w:val="nil"/>
            </w:tcBorders>
            <w:shd w:val="clear" w:color="auto" w:fill="auto"/>
            <w:noWrap/>
            <w:vAlign w:val="bottom"/>
            <w:hideMark/>
          </w:tcPr>
          <w:p w14:paraId="01344666" w14:textId="77777777" w:rsidR="00C90E6A" w:rsidRPr="00514E3C" w:rsidRDefault="00C90E6A" w:rsidP="004F683B">
            <w:pPr>
              <w:rPr>
                <w:rFonts w:eastAsia="Times New Roman"/>
                <w:color w:val="000000"/>
              </w:rPr>
            </w:pPr>
            <w:r w:rsidRPr="00514E3C">
              <w:rPr>
                <w:rFonts w:eastAsia="Times New Roman"/>
                <w:color w:val="000000"/>
              </w:rPr>
              <w:t>Radio ad (1 minute, 5 times a day)</w:t>
            </w:r>
          </w:p>
        </w:tc>
        <w:tc>
          <w:tcPr>
            <w:tcW w:w="1640" w:type="dxa"/>
            <w:tcBorders>
              <w:top w:val="nil"/>
              <w:left w:val="nil"/>
              <w:bottom w:val="nil"/>
              <w:right w:val="nil"/>
            </w:tcBorders>
            <w:shd w:val="clear" w:color="auto" w:fill="auto"/>
            <w:noWrap/>
            <w:vAlign w:val="bottom"/>
            <w:hideMark/>
          </w:tcPr>
          <w:p w14:paraId="4D7D63B6" w14:textId="77777777" w:rsidR="00C90E6A" w:rsidRPr="00514E3C" w:rsidRDefault="00C90E6A" w:rsidP="004F683B">
            <w:pPr>
              <w:rPr>
                <w:rFonts w:eastAsia="Times New Roman"/>
                <w:color w:val="000000"/>
              </w:rPr>
            </w:pPr>
            <w:r w:rsidRPr="00514E3C">
              <w:rPr>
                <w:rFonts w:eastAsia="Times New Roman"/>
                <w:color w:val="000000"/>
              </w:rPr>
              <w:t>1 month</w:t>
            </w:r>
          </w:p>
        </w:tc>
        <w:tc>
          <w:tcPr>
            <w:tcW w:w="2029" w:type="dxa"/>
            <w:tcBorders>
              <w:top w:val="nil"/>
              <w:left w:val="nil"/>
              <w:bottom w:val="nil"/>
              <w:right w:val="single" w:sz="8" w:space="0" w:color="auto"/>
            </w:tcBorders>
            <w:shd w:val="clear" w:color="auto" w:fill="auto"/>
            <w:noWrap/>
            <w:vAlign w:val="bottom"/>
            <w:hideMark/>
          </w:tcPr>
          <w:p w14:paraId="5E6720D9" w14:textId="77777777" w:rsidR="00C90E6A" w:rsidRPr="00514E3C" w:rsidRDefault="00C90E6A" w:rsidP="004F683B">
            <w:pPr>
              <w:jc w:val="right"/>
              <w:rPr>
                <w:rFonts w:eastAsia="Times New Roman"/>
                <w:color w:val="000000"/>
              </w:rPr>
            </w:pPr>
            <w:r w:rsidRPr="00514E3C">
              <w:rPr>
                <w:rFonts w:eastAsia="Times New Roman"/>
                <w:color w:val="000000"/>
              </w:rPr>
              <w:t xml:space="preserve"> Ksh1,740,000 </w:t>
            </w:r>
          </w:p>
        </w:tc>
      </w:tr>
      <w:tr w:rsidR="00C90E6A" w:rsidRPr="00514E3C" w14:paraId="120958EE" w14:textId="77777777" w:rsidTr="00605C44">
        <w:trPr>
          <w:trHeight w:val="231"/>
          <w:jc w:val="center"/>
        </w:trPr>
        <w:tc>
          <w:tcPr>
            <w:tcW w:w="5575" w:type="dxa"/>
            <w:tcBorders>
              <w:top w:val="single" w:sz="4" w:space="0" w:color="auto"/>
              <w:left w:val="single" w:sz="4" w:space="0" w:color="auto"/>
              <w:bottom w:val="single" w:sz="4" w:space="0" w:color="auto"/>
              <w:right w:val="nil"/>
            </w:tcBorders>
            <w:shd w:val="clear" w:color="auto" w:fill="auto"/>
            <w:noWrap/>
            <w:vAlign w:val="bottom"/>
            <w:hideMark/>
          </w:tcPr>
          <w:p w14:paraId="5889DA04" w14:textId="77777777" w:rsidR="00C90E6A" w:rsidRPr="00514E3C" w:rsidRDefault="00C90E6A" w:rsidP="004F683B">
            <w:pPr>
              <w:rPr>
                <w:rFonts w:eastAsia="Times New Roman"/>
                <w:b/>
                <w:bCs/>
                <w:color w:val="000000"/>
              </w:rPr>
            </w:pPr>
            <w:r w:rsidRPr="00514E3C">
              <w:rPr>
                <w:rFonts w:eastAsia="Times New Roman"/>
                <w:b/>
                <w:bCs/>
                <w:color w:val="000000"/>
              </w:rPr>
              <w:t>Total</w:t>
            </w:r>
          </w:p>
        </w:tc>
        <w:tc>
          <w:tcPr>
            <w:tcW w:w="1640" w:type="dxa"/>
            <w:tcBorders>
              <w:top w:val="single" w:sz="4" w:space="0" w:color="auto"/>
              <w:left w:val="nil"/>
              <w:bottom w:val="single" w:sz="4" w:space="0" w:color="auto"/>
              <w:right w:val="nil"/>
            </w:tcBorders>
            <w:shd w:val="clear" w:color="auto" w:fill="auto"/>
            <w:noWrap/>
            <w:vAlign w:val="bottom"/>
            <w:hideMark/>
          </w:tcPr>
          <w:p w14:paraId="3B7DBA6C" w14:textId="77777777" w:rsidR="00C90E6A" w:rsidRPr="00514E3C" w:rsidRDefault="00C90E6A" w:rsidP="004F683B">
            <w:pPr>
              <w:rPr>
                <w:rFonts w:eastAsia="Times New Roman"/>
                <w:b/>
                <w:bCs/>
                <w:color w:val="000000"/>
              </w:rPr>
            </w:pPr>
            <w:r w:rsidRPr="00514E3C">
              <w:rPr>
                <w:rFonts w:eastAsia="Times New Roman"/>
                <w:b/>
                <w:bCs/>
                <w:color w:val="000000"/>
              </w:rPr>
              <w:t> </w:t>
            </w:r>
          </w:p>
        </w:tc>
        <w:tc>
          <w:tcPr>
            <w:tcW w:w="2029" w:type="dxa"/>
            <w:tcBorders>
              <w:top w:val="single" w:sz="4" w:space="0" w:color="auto"/>
              <w:left w:val="nil"/>
              <w:bottom w:val="single" w:sz="4" w:space="0" w:color="auto"/>
              <w:right w:val="single" w:sz="4" w:space="0" w:color="auto"/>
            </w:tcBorders>
            <w:shd w:val="clear" w:color="auto" w:fill="auto"/>
            <w:noWrap/>
            <w:vAlign w:val="bottom"/>
            <w:hideMark/>
          </w:tcPr>
          <w:p w14:paraId="61659B72" w14:textId="77777777" w:rsidR="00C90E6A" w:rsidRPr="00514E3C" w:rsidRDefault="00C90E6A" w:rsidP="004F683B">
            <w:pPr>
              <w:jc w:val="right"/>
              <w:rPr>
                <w:rFonts w:eastAsia="Times New Roman"/>
                <w:b/>
                <w:bCs/>
                <w:color w:val="000000"/>
              </w:rPr>
            </w:pPr>
            <w:r w:rsidRPr="00514E3C">
              <w:rPr>
                <w:rFonts w:eastAsia="Times New Roman"/>
                <w:b/>
                <w:bCs/>
                <w:color w:val="000000"/>
              </w:rPr>
              <w:t xml:space="preserve"> Ksh3,240,000 </w:t>
            </w:r>
          </w:p>
        </w:tc>
      </w:tr>
      <w:tr w:rsidR="00C90E6A" w:rsidRPr="00514E3C" w14:paraId="4A37C820" w14:textId="77777777" w:rsidTr="00605C44">
        <w:trPr>
          <w:trHeight w:val="231"/>
          <w:jc w:val="center"/>
        </w:trPr>
        <w:tc>
          <w:tcPr>
            <w:tcW w:w="5575" w:type="dxa"/>
            <w:tcBorders>
              <w:top w:val="nil"/>
              <w:left w:val="single" w:sz="8" w:space="0" w:color="auto"/>
              <w:bottom w:val="nil"/>
              <w:right w:val="nil"/>
            </w:tcBorders>
            <w:shd w:val="clear" w:color="auto" w:fill="auto"/>
            <w:noWrap/>
            <w:vAlign w:val="bottom"/>
            <w:hideMark/>
          </w:tcPr>
          <w:p w14:paraId="0BA56740" w14:textId="77777777" w:rsidR="00C90E6A" w:rsidRPr="00514E3C" w:rsidRDefault="00C90E6A" w:rsidP="004F683B">
            <w:pPr>
              <w:rPr>
                <w:rFonts w:eastAsia="Times New Roman"/>
                <w:color w:val="000000"/>
              </w:rPr>
            </w:pPr>
            <w:r w:rsidRPr="00514E3C">
              <w:rPr>
                <w:rFonts w:eastAsia="Times New Roman"/>
                <w:color w:val="000000"/>
              </w:rPr>
              <w:t>Television ad (30 secs, 3 times a day)</w:t>
            </w:r>
          </w:p>
        </w:tc>
        <w:tc>
          <w:tcPr>
            <w:tcW w:w="1640" w:type="dxa"/>
            <w:tcBorders>
              <w:top w:val="nil"/>
              <w:left w:val="nil"/>
              <w:bottom w:val="nil"/>
              <w:right w:val="nil"/>
            </w:tcBorders>
            <w:shd w:val="clear" w:color="auto" w:fill="auto"/>
            <w:noWrap/>
            <w:vAlign w:val="bottom"/>
            <w:hideMark/>
          </w:tcPr>
          <w:p w14:paraId="6376ABFC" w14:textId="77777777" w:rsidR="00C90E6A" w:rsidRPr="00514E3C" w:rsidRDefault="00C90E6A" w:rsidP="004F683B">
            <w:pPr>
              <w:rPr>
                <w:rFonts w:eastAsia="Times New Roman"/>
                <w:color w:val="000000"/>
              </w:rPr>
            </w:pPr>
            <w:r w:rsidRPr="00514E3C">
              <w:rPr>
                <w:rFonts w:eastAsia="Times New Roman"/>
                <w:color w:val="000000"/>
              </w:rPr>
              <w:t>1 month</w:t>
            </w:r>
          </w:p>
        </w:tc>
        <w:tc>
          <w:tcPr>
            <w:tcW w:w="2029" w:type="dxa"/>
            <w:tcBorders>
              <w:top w:val="nil"/>
              <w:left w:val="nil"/>
              <w:bottom w:val="nil"/>
              <w:right w:val="single" w:sz="8" w:space="0" w:color="auto"/>
            </w:tcBorders>
            <w:shd w:val="clear" w:color="auto" w:fill="auto"/>
            <w:noWrap/>
            <w:vAlign w:val="bottom"/>
            <w:hideMark/>
          </w:tcPr>
          <w:p w14:paraId="5AB0C30E" w14:textId="77777777" w:rsidR="00C90E6A" w:rsidRPr="00514E3C" w:rsidRDefault="00C90E6A" w:rsidP="004F683B">
            <w:pPr>
              <w:jc w:val="right"/>
              <w:rPr>
                <w:rFonts w:eastAsia="Times New Roman"/>
                <w:color w:val="000000"/>
              </w:rPr>
            </w:pPr>
            <w:r w:rsidRPr="00514E3C">
              <w:rPr>
                <w:rFonts w:eastAsia="Times New Roman"/>
                <w:color w:val="000000"/>
              </w:rPr>
              <w:t xml:space="preserve"> Ksh17,500,000 </w:t>
            </w:r>
          </w:p>
        </w:tc>
      </w:tr>
      <w:tr w:rsidR="00C90E6A" w:rsidRPr="00514E3C" w14:paraId="772A5354" w14:textId="77777777" w:rsidTr="00605C44">
        <w:trPr>
          <w:trHeight w:val="231"/>
          <w:jc w:val="center"/>
        </w:trPr>
        <w:tc>
          <w:tcPr>
            <w:tcW w:w="5575" w:type="dxa"/>
            <w:tcBorders>
              <w:top w:val="nil"/>
              <w:left w:val="single" w:sz="8" w:space="0" w:color="auto"/>
              <w:bottom w:val="nil"/>
              <w:right w:val="nil"/>
            </w:tcBorders>
            <w:shd w:val="clear" w:color="auto" w:fill="auto"/>
            <w:noWrap/>
            <w:vAlign w:val="bottom"/>
            <w:hideMark/>
          </w:tcPr>
          <w:p w14:paraId="59055DDF" w14:textId="77777777" w:rsidR="00C90E6A" w:rsidRPr="00514E3C" w:rsidRDefault="00C90E6A" w:rsidP="004F683B">
            <w:pPr>
              <w:rPr>
                <w:rFonts w:eastAsia="Times New Roman"/>
                <w:color w:val="000000"/>
              </w:rPr>
            </w:pPr>
            <w:r w:rsidRPr="00514E3C">
              <w:rPr>
                <w:rFonts w:eastAsia="Times New Roman"/>
                <w:color w:val="000000"/>
              </w:rPr>
              <w:t>Television ad (30 secs, 2 times a day)</w:t>
            </w:r>
          </w:p>
        </w:tc>
        <w:tc>
          <w:tcPr>
            <w:tcW w:w="1640" w:type="dxa"/>
            <w:tcBorders>
              <w:top w:val="nil"/>
              <w:left w:val="nil"/>
              <w:bottom w:val="nil"/>
              <w:right w:val="nil"/>
            </w:tcBorders>
            <w:shd w:val="clear" w:color="auto" w:fill="auto"/>
            <w:noWrap/>
            <w:vAlign w:val="bottom"/>
            <w:hideMark/>
          </w:tcPr>
          <w:p w14:paraId="3DEF2395" w14:textId="77777777" w:rsidR="00C90E6A" w:rsidRPr="00514E3C" w:rsidRDefault="00C90E6A" w:rsidP="004F683B">
            <w:pPr>
              <w:rPr>
                <w:rFonts w:eastAsia="Times New Roman"/>
                <w:color w:val="000000"/>
              </w:rPr>
            </w:pPr>
            <w:r w:rsidRPr="00514E3C">
              <w:rPr>
                <w:rFonts w:eastAsia="Times New Roman"/>
                <w:color w:val="000000"/>
              </w:rPr>
              <w:t>1 month</w:t>
            </w:r>
          </w:p>
        </w:tc>
        <w:tc>
          <w:tcPr>
            <w:tcW w:w="2029" w:type="dxa"/>
            <w:tcBorders>
              <w:top w:val="nil"/>
              <w:left w:val="nil"/>
              <w:bottom w:val="nil"/>
              <w:right w:val="single" w:sz="8" w:space="0" w:color="auto"/>
            </w:tcBorders>
            <w:shd w:val="clear" w:color="auto" w:fill="auto"/>
            <w:noWrap/>
            <w:vAlign w:val="bottom"/>
            <w:hideMark/>
          </w:tcPr>
          <w:p w14:paraId="1A34D05E" w14:textId="77777777" w:rsidR="00C90E6A" w:rsidRPr="00514E3C" w:rsidRDefault="00C90E6A" w:rsidP="004F683B">
            <w:pPr>
              <w:jc w:val="right"/>
              <w:rPr>
                <w:rFonts w:eastAsia="Times New Roman"/>
                <w:color w:val="000000"/>
              </w:rPr>
            </w:pPr>
            <w:r w:rsidRPr="00514E3C">
              <w:rPr>
                <w:rFonts w:eastAsia="Times New Roman"/>
                <w:color w:val="000000"/>
              </w:rPr>
              <w:t xml:space="preserve"> Ksh11,666,667 </w:t>
            </w:r>
          </w:p>
        </w:tc>
      </w:tr>
      <w:tr w:rsidR="00C90E6A" w:rsidRPr="00514E3C" w14:paraId="27BD0343" w14:textId="77777777" w:rsidTr="00605C44">
        <w:trPr>
          <w:trHeight w:val="231"/>
          <w:jc w:val="center"/>
        </w:trPr>
        <w:tc>
          <w:tcPr>
            <w:tcW w:w="5575" w:type="dxa"/>
            <w:tcBorders>
              <w:top w:val="single" w:sz="4" w:space="0" w:color="auto"/>
              <w:left w:val="single" w:sz="8" w:space="0" w:color="auto"/>
              <w:bottom w:val="nil"/>
              <w:right w:val="nil"/>
            </w:tcBorders>
            <w:shd w:val="clear" w:color="auto" w:fill="auto"/>
            <w:noWrap/>
            <w:vAlign w:val="bottom"/>
            <w:hideMark/>
          </w:tcPr>
          <w:p w14:paraId="2DCBABA9" w14:textId="77777777" w:rsidR="00C90E6A" w:rsidRPr="00514E3C" w:rsidRDefault="00C90E6A" w:rsidP="004F683B">
            <w:pPr>
              <w:rPr>
                <w:rFonts w:eastAsia="Times New Roman"/>
                <w:b/>
                <w:bCs/>
                <w:color w:val="000000"/>
              </w:rPr>
            </w:pPr>
            <w:r w:rsidRPr="00514E3C">
              <w:rPr>
                <w:rFonts w:eastAsia="Times New Roman"/>
                <w:b/>
                <w:bCs/>
                <w:color w:val="000000"/>
              </w:rPr>
              <w:t>Total with Television ad (30 secs, 2 times a day)</w:t>
            </w:r>
          </w:p>
        </w:tc>
        <w:tc>
          <w:tcPr>
            <w:tcW w:w="1640" w:type="dxa"/>
            <w:tcBorders>
              <w:top w:val="single" w:sz="4" w:space="0" w:color="auto"/>
              <w:left w:val="nil"/>
              <w:bottom w:val="nil"/>
              <w:right w:val="nil"/>
            </w:tcBorders>
            <w:shd w:val="clear" w:color="auto" w:fill="auto"/>
            <w:noWrap/>
            <w:vAlign w:val="bottom"/>
            <w:hideMark/>
          </w:tcPr>
          <w:p w14:paraId="79854CD4" w14:textId="77777777" w:rsidR="00C90E6A" w:rsidRPr="00514E3C" w:rsidRDefault="00C90E6A" w:rsidP="004F683B">
            <w:pPr>
              <w:rPr>
                <w:rFonts w:eastAsia="Times New Roman"/>
                <w:b/>
                <w:bCs/>
                <w:color w:val="000000"/>
              </w:rPr>
            </w:pPr>
            <w:r w:rsidRPr="00514E3C">
              <w:rPr>
                <w:rFonts w:eastAsia="Times New Roman"/>
                <w:b/>
                <w:bCs/>
                <w:color w:val="000000"/>
              </w:rPr>
              <w:t> </w:t>
            </w:r>
          </w:p>
        </w:tc>
        <w:tc>
          <w:tcPr>
            <w:tcW w:w="2029" w:type="dxa"/>
            <w:tcBorders>
              <w:top w:val="single" w:sz="4" w:space="0" w:color="auto"/>
              <w:left w:val="nil"/>
              <w:bottom w:val="nil"/>
              <w:right w:val="single" w:sz="8" w:space="0" w:color="auto"/>
            </w:tcBorders>
            <w:shd w:val="clear" w:color="auto" w:fill="auto"/>
            <w:noWrap/>
            <w:vAlign w:val="bottom"/>
            <w:hideMark/>
          </w:tcPr>
          <w:p w14:paraId="09E16A70" w14:textId="77777777" w:rsidR="00C90E6A" w:rsidRPr="00514E3C" w:rsidRDefault="00C90E6A" w:rsidP="004F683B">
            <w:pPr>
              <w:jc w:val="right"/>
              <w:rPr>
                <w:rFonts w:eastAsia="Times New Roman"/>
                <w:b/>
                <w:bCs/>
                <w:color w:val="000000"/>
              </w:rPr>
            </w:pPr>
            <w:r w:rsidRPr="00514E3C">
              <w:rPr>
                <w:rFonts w:eastAsia="Times New Roman"/>
                <w:b/>
                <w:bCs/>
                <w:color w:val="000000"/>
              </w:rPr>
              <w:t xml:space="preserve"> Ksh14,906,667 </w:t>
            </w:r>
          </w:p>
        </w:tc>
      </w:tr>
      <w:tr w:rsidR="00C90E6A" w:rsidRPr="00514E3C" w14:paraId="28DBEA15" w14:textId="77777777" w:rsidTr="00605C44">
        <w:trPr>
          <w:trHeight w:val="244"/>
          <w:jc w:val="center"/>
        </w:trPr>
        <w:tc>
          <w:tcPr>
            <w:tcW w:w="5575" w:type="dxa"/>
            <w:tcBorders>
              <w:top w:val="nil"/>
              <w:left w:val="single" w:sz="8" w:space="0" w:color="auto"/>
              <w:bottom w:val="single" w:sz="8" w:space="0" w:color="auto"/>
              <w:right w:val="nil"/>
            </w:tcBorders>
            <w:shd w:val="clear" w:color="auto" w:fill="auto"/>
            <w:noWrap/>
            <w:vAlign w:val="bottom"/>
            <w:hideMark/>
          </w:tcPr>
          <w:p w14:paraId="1932DA23" w14:textId="77777777" w:rsidR="00C90E6A" w:rsidRPr="00514E3C" w:rsidRDefault="00C90E6A" w:rsidP="004F683B">
            <w:pPr>
              <w:rPr>
                <w:rFonts w:eastAsia="Times New Roman"/>
                <w:b/>
                <w:bCs/>
                <w:color w:val="000000"/>
              </w:rPr>
            </w:pPr>
            <w:r w:rsidRPr="00514E3C">
              <w:rPr>
                <w:rFonts w:eastAsia="Times New Roman"/>
                <w:b/>
                <w:bCs/>
                <w:color w:val="000000"/>
              </w:rPr>
              <w:t>Balance from Total budget</w:t>
            </w:r>
          </w:p>
        </w:tc>
        <w:tc>
          <w:tcPr>
            <w:tcW w:w="1640" w:type="dxa"/>
            <w:tcBorders>
              <w:top w:val="nil"/>
              <w:left w:val="nil"/>
              <w:bottom w:val="single" w:sz="8" w:space="0" w:color="auto"/>
              <w:right w:val="nil"/>
            </w:tcBorders>
            <w:shd w:val="clear" w:color="auto" w:fill="auto"/>
            <w:noWrap/>
            <w:vAlign w:val="bottom"/>
            <w:hideMark/>
          </w:tcPr>
          <w:p w14:paraId="4EE73E6A" w14:textId="77777777" w:rsidR="00C90E6A" w:rsidRPr="00514E3C" w:rsidRDefault="00C90E6A" w:rsidP="004F683B">
            <w:pPr>
              <w:rPr>
                <w:rFonts w:eastAsia="Times New Roman"/>
                <w:b/>
                <w:bCs/>
                <w:color w:val="000000"/>
              </w:rPr>
            </w:pPr>
            <w:r w:rsidRPr="00514E3C">
              <w:rPr>
                <w:rFonts w:eastAsia="Times New Roman"/>
                <w:b/>
                <w:bCs/>
                <w:color w:val="000000"/>
              </w:rPr>
              <w:t> </w:t>
            </w:r>
          </w:p>
        </w:tc>
        <w:tc>
          <w:tcPr>
            <w:tcW w:w="2029" w:type="dxa"/>
            <w:tcBorders>
              <w:top w:val="nil"/>
              <w:left w:val="nil"/>
              <w:bottom w:val="single" w:sz="8" w:space="0" w:color="auto"/>
              <w:right w:val="single" w:sz="8" w:space="0" w:color="auto"/>
            </w:tcBorders>
            <w:shd w:val="clear" w:color="auto" w:fill="auto"/>
            <w:noWrap/>
            <w:vAlign w:val="bottom"/>
            <w:hideMark/>
          </w:tcPr>
          <w:p w14:paraId="18525036" w14:textId="77777777" w:rsidR="00C90E6A" w:rsidRPr="00514E3C" w:rsidRDefault="00C90E6A" w:rsidP="004F683B">
            <w:pPr>
              <w:jc w:val="right"/>
              <w:rPr>
                <w:rFonts w:eastAsia="Times New Roman"/>
                <w:b/>
                <w:bCs/>
                <w:color w:val="000000"/>
              </w:rPr>
            </w:pPr>
            <w:r w:rsidRPr="00514E3C">
              <w:rPr>
                <w:rFonts w:eastAsia="Times New Roman"/>
                <w:b/>
                <w:bCs/>
                <w:color w:val="000000"/>
              </w:rPr>
              <w:t xml:space="preserve"> Ksh2,623,333 </w:t>
            </w:r>
          </w:p>
        </w:tc>
      </w:tr>
    </w:tbl>
    <w:p w14:paraId="6B46B5DC" w14:textId="57B77033" w:rsidR="00645361" w:rsidRDefault="00084D4F" w:rsidP="004F683B">
      <w:pPr>
        <w:jc w:val="both"/>
      </w:pPr>
      <w:r>
        <w:t xml:space="preserve"> </w:t>
      </w:r>
      <w:r w:rsidR="00942B70">
        <w:t>(Source: Darling Kenya C</w:t>
      </w:r>
      <w:r w:rsidR="009B3E3A">
        <w:t xml:space="preserve">ase </w:t>
      </w:r>
      <w:r w:rsidR="00CB5120">
        <w:t>Exhibit 3</w:t>
      </w:r>
      <w:r w:rsidR="00942B70">
        <w:t xml:space="preserve"> pg.7</w:t>
      </w:r>
      <w:r w:rsidR="00CB5120">
        <w:t>)</w:t>
      </w:r>
    </w:p>
    <w:p w14:paraId="6C1D0360" w14:textId="77777777" w:rsidR="00DF1CDC" w:rsidRDefault="00DF1CDC" w:rsidP="004F683B">
      <w:pPr>
        <w:jc w:val="both"/>
      </w:pPr>
    </w:p>
    <w:p w14:paraId="6CAAC1AB" w14:textId="6F2D7B03" w:rsidR="002F2C05" w:rsidRDefault="00DF1CDC" w:rsidP="004F683B">
      <w:pPr>
        <w:jc w:val="both"/>
      </w:pPr>
      <w:r w:rsidRPr="00614C4C">
        <w:rPr>
          <w:highlight w:val="green"/>
        </w:rPr>
        <w:t xml:space="preserve">For option 3 – This image shows an example of why Darling should think about advertising </w:t>
      </w:r>
      <w:r w:rsidR="000B0213" w:rsidRPr="00614C4C">
        <w:rPr>
          <w:highlight w:val="green"/>
        </w:rPr>
        <w:t>with different ethnicities</w:t>
      </w:r>
      <w:r w:rsidR="00802D48" w:rsidRPr="00614C4C">
        <w:rPr>
          <w:highlight w:val="green"/>
        </w:rPr>
        <w:t>, specially internationally</w:t>
      </w:r>
      <w:r w:rsidR="00185CB3" w:rsidRPr="00614C4C">
        <w:rPr>
          <w:highlight w:val="green"/>
        </w:rPr>
        <w:t>. It is just for information purpo</w:t>
      </w:r>
      <w:r w:rsidR="0064181F" w:rsidRPr="00614C4C">
        <w:rPr>
          <w:highlight w:val="green"/>
        </w:rPr>
        <w:t>se</w:t>
      </w:r>
      <w:r w:rsidR="003952C8" w:rsidRPr="00614C4C">
        <w:rPr>
          <w:highlight w:val="green"/>
        </w:rPr>
        <w:t>s</w:t>
      </w:r>
      <w:r w:rsidR="0064181F" w:rsidRPr="00614C4C">
        <w:rPr>
          <w:highlight w:val="green"/>
        </w:rPr>
        <w:t xml:space="preserve"> and does not intend to harm</w:t>
      </w:r>
      <w:r w:rsidR="00185CB3" w:rsidRPr="00614C4C">
        <w:rPr>
          <w:highlight w:val="green"/>
        </w:rPr>
        <w:t xml:space="preserve"> any </w:t>
      </w:r>
      <w:r w:rsidR="00677F93" w:rsidRPr="00614C4C">
        <w:rPr>
          <w:highlight w:val="green"/>
        </w:rPr>
        <w:t>culture or race</w:t>
      </w:r>
      <w:r w:rsidR="00185CB3" w:rsidRPr="00614C4C">
        <w:rPr>
          <w:highlight w:val="green"/>
        </w:rPr>
        <w:t>.</w:t>
      </w:r>
      <w:r w:rsidR="00185CB3">
        <w:t xml:space="preserve"> </w:t>
      </w:r>
    </w:p>
    <w:p w14:paraId="6DD4C0D8" w14:textId="69B12845" w:rsidR="002F2C05" w:rsidRDefault="002F2C05" w:rsidP="004F683B">
      <w:pPr>
        <w:jc w:val="center"/>
      </w:pPr>
      <w:r w:rsidRPr="002F2C05">
        <w:rPr>
          <w:noProof/>
        </w:rPr>
        <w:drawing>
          <wp:inline distT="0" distB="0" distL="0" distR="0" wp14:anchorId="4C62D0E2" wp14:editId="72C119A6">
            <wp:extent cx="3116060" cy="2200885"/>
            <wp:effectExtent l="0" t="0" r="825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47088" cy="2222800"/>
                    </a:xfrm>
                    <a:prstGeom prst="rect">
                      <a:avLst/>
                    </a:prstGeom>
                  </pic:spPr>
                </pic:pic>
              </a:graphicData>
            </a:graphic>
          </wp:inline>
        </w:drawing>
      </w:r>
    </w:p>
    <w:p w14:paraId="02C07E36" w14:textId="166B01AE" w:rsidR="00090AAE" w:rsidRPr="007D5157" w:rsidRDefault="00670028" w:rsidP="004F683B">
      <w:pPr>
        <w:rPr>
          <w:i/>
        </w:rPr>
      </w:pPr>
      <w:r w:rsidRPr="007D5157">
        <w:rPr>
          <w:i/>
        </w:rPr>
        <w:t>(</w:t>
      </w:r>
      <w:r w:rsidR="007E5BDE" w:rsidRPr="007D5157">
        <w:rPr>
          <w:i/>
        </w:rPr>
        <w:t xml:space="preserve">Image </w:t>
      </w:r>
      <w:r w:rsidRPr="007D5157">
        <w:rPr>
          <w:i/>
        </w:rPr>
        <w:t xml:space="preserve">Source: </w:t>
      </w:r>
      <w:hyperlink r:id="rId10" w:history="1">
        <w:r w:rsidRPr="007D5157">
          <w:rPr>
            <w:rStyle w:val="Hyperlink"/>
            <w:i/>
          </w:rPr>
          <w:t>http://www.esaja.com/yesafrican/wp-content/uploads/2015/02/darling-hair2.jpg</w:t>
        </w:r>
      </w:hyperlink>
      <w:r w:rsidRPr="007D5157">
        <w:rPr>
          <w:i/>
        </w:rPr>
        <w:t>)</w:t>
      </w:r>
    </w:p>
    <w:p w14:paraId="7E927306" w14:textId="77777777" w:rsidR="00670028" w:rsidRDefault="00670028" w:rsidP="004F683B">
      <w:pPr>
        <w:rPr>
          <w:b/>
        </w:rPr>
      </w:pPr>
    </w:p>
    <w:p w14:paraId="7004BBBB" w14:textId="4381E4F3" w:rsidR="00090AAE" w:rsidRPr="00BD129D" w:rsidRDefault="00090AAE" w:rsidP="004F683B">
      <w:pPr>
        <w:rPr>
          <w:u w:val="single"/>
        </w:rPr>
      </w:pPr>
      <w:r w:rsidRPr="00614C4C">
        <w:rPr>
          <w:highlight w:val="yellow"/>
          <w:u w:val="single"/>
          <w:rPrChange w:id="6" w:author="Microsoft Office User" w:date="2017-04-14T21:29:00Z">
            <w:rPr>
              <w:u w:val="single"/>
            </w:rPr>
          </w:rPrChange>
        </w:rPr>
        <w:t>Other Options:</w:t>
      </w:r>
    </w:p>
    <w:p w14:paraId="191BEAA3" w14:textId="77777777" w:rsidR="000C7AC6" w:rsidRPr="000C7AC6" w:rsidRDefault="000C7AC6" w:rsidP="004F683B">
      <w:pPr>
        <w:jc w:val="both"/>
      </w:pPr>
    </w:p>
    <w:p w14:paraId="5F11A010" w14:textId="05C36ADD" w:rsidR="000C7AC6" w:rsidRDefault="000C7AC6" w:rsidP="004F683B">
      <w:pPr>
        <w:pStyle w:val="ListParagraph"/>
        <w:numPr>
          <w:ilvl w:val="0"/>
          <w:numId w:val="1"/>
        </w:numPr>
        <w:jc w:val="both"/>
        <w:rPr>
          <w:rFonts w:ascii="Times New Roman" w:hAnsi="Times New Roman" w:cs="Times New Roman"/>
        </w:rPr>
      </w:pPr>
      <w:r w:rsidRPr="00614C4C">
        <w:rPr>
          <w:rFonts w:ascii="Times New Roman" w:hAnsi="Times New Roman" w:cs="Times New Roman"/>
          <w:highlight w:val="green"/>
        </w:rPr>
        <w:t>Darling should give s</w:t>
      </w:r>
      <w:r w:rsidR="00ED75A1" w:rsidRPr="00614C4C">
        <w:rPr>
          <w:rFonts w:ascii="Times New Roman" w:hAnsi="Times New Roman" w:cs="Times New Roman"/>
          <w:highlight w:val="green"/>
        </w:rPr>
        <w:t>ome percentage</w:t>
      </w:r>
      <w:r w:rsidR="00E63B54" w:rsidRPr="00614C4C">
        <w:rPr>
          <w:rFonts w:ascii="Times New Roman" w:hAnsi="Times New Roman" w:cs="Times New Roman"/>
          <w:highlight w:val="green"/>
        </w:rPr>
        <w:t xml:space="preserve"> of </w:t>
      </w:r>
      <w:r w:rsidRPr="00614C4C">
        <w:rPr>
          <w:rFonts w:ascii="Times New Roman" w:hAnsi="Times New Roman" w:cs="Times New Roman"/>
          <w:highlight w:val="green"/>
        </w:rPr>
        <w:t xml:space="preserve">the profit </w:t>
      </w:r>
      <w:r w:rsidR="00E63B54" w:rsidRPr="00614C4C">
        <w:rPr>
          <w:rFonts w:ascii="Times New Roman" w:hAnsi="Times New Roman" w:cs="Times New Roman"/>
          <w:highlight w:val="green"/>
        </w:rPr>
        <w:t xml:space="preserve">to educate </w:t>
      </w:r>
      <w:r w:rsidR="00ED75A1" w:rsidRPr="00614C4C">
        <w:rPr>
          <w:rFonts w:ascii="Times New Roman" w:hAnsi="Times New Roman" w:cs="Times New Roman"/>
          <w:highlight w:val="green"/>
        </w:rPr>
        <w:t>children</w:t>
      </w:r>
      <w:r w:rsidRPr="00614C4C">
        <w:rPr>
          <w:rFonts w:ascii="Times New Roman" w:hAnsi="Times New Roman" w:cs="Times New Roman"/>
          <w:highlight w:val="green"/>
        </w:rPr>
        <w:t xml:space="preserve"> or for some similar causes by mentioning in its</w:t>
      </w:r>
      <w:r w:rsidRPr="000C7AC6">
        <w:rPr>
          <w:rFonts w:ascii="Times New Roman" w:hAnsi="Times New Roman" w:cs="Times New Roman"/>
        </w:rPr>
        <w:t xml:space="preserve"> advertisements that if people buy Darling’s </w:t>
      </w:r>
      <w:r w:rsidR="00ED75A1" w:rsidRPr="000C7AC6">
        <w:rPr>
          <w:rFonts w:ascii="Times New Roman" w:hAnsi="Times New Roman" w:cs="Times New Roman"/>
        </w:rPr>
        <w:t>product</w:t>
      </w:r>
      <w:r w:rsidR="00E63B54" w:rsidRPr="000C7AC6">
        <w:rPr>
          <w:rFonts w:ascii="Times New Roman" w:hAnsi="Times New Roman" w:cs="Times New Roman"/>
        </w:rPr>
        <w:t xml:space="preserve"> </w:t>
      </w:r>
      <w:r>
        <w:rPr>
          <w:rFonts w:ascii="Times New Roman" w:hAnsi="Times New Roman" w:cs="Times New Roman"/>
        </w:rPr>
        <w:t>then a portion of the profit Darling makes will be donated to causes which will help Africa grow since it is a developing country.</w:t>
      </w:r>
    </w:p>
    <w:p w14:paraId="45E54BEE" w14:textId="77777777" w:rsidR="007670B3" w:rsidRDefault="007670B3" w:rsidP="007670B3">
      <w:pPr>
        <w:pStyle w:val="ListParagraph"/>
        <w:jc w:val="both"/>
        <w:rPr>
          <w:rFonts w:ascii="Times New Roman" w:hAnsi="Times New Roman" w:cs="Times New Roman"/>
        </w:rPr>
      </w:pPr>
    </w:p>
    <w:p w14:paraId="45E53FFD" w14:textId="177EAD6D" w:rsidR="00AC6327" w:rsidRDefault="00DA53C1" w:rsidP="004F683B">
      <w:pPr>
        <w:pStyle w:val="ListParagraph"/>
        <w:numPr>
          <w:ilvl w:val="0"/>
          <w:numId w:val="1"/>
        </w:numPr>
        <w:jc w:val="both"/>
        <w:rPr>
          <w:rFonts w:ascii="Times New Roman" w:hAnsi="Times New Roman" w:cs="Times New Roman"/>
        </w:rPr>
      </w:pPr>
      <w:r w:rsidRPr="00614C4C">
        <w:rPr>
          <w:rFonts w:ascii="Times New Roman" w:hAnsi="Times New Roman" w:cs="Times New Roman"/>
          <w:highlight w:val="green"/>
        </w:rPr>
        <w:t>Darling should start with a</w:t>
      </w:r>
      <w:r w:rsidR="00AC6327" w:rsidRPr="00614C4C">
        <w:rPr>
          <w:rFonts w:ascii="Times New Roman" w:hAnsi="Times New Roman" w:cs="Times New Roman"/>
          <w:highlight w:val="green"/>
        </w:rPr>
        <w:t xml:space="preserve"> member rewards program</w:t>
      </w:r>
      <w:r w:rsidRPr="00614C4C">
        <w:rPr>
          <w:rFonts w:ascii="Times New Roman" w:hAnsi="Times New Roman" w:cs="Times New Roman"/>
          <w:highlight w:val="green"/>
        </w:rPr>
        <w:t xml:space="preserve"> wherein people will be given points and their class would be upgraded according to the points they accumulate</w:t>
      </w:r>
      <w:r>
        <w:rPr>
          <w:rFonts w:ascii="Times New Roman" w:hAnsi="Times New Roman" w:cs="Times New Roman"/>
        </w:rPr>
        <w:t>.</w:t>
      </w:r>
      <w:r w:rsidR="00AC6327" w:rsidRPr="003B03BA">
        <w:rPr>
          <w:rFonts w:ascii="Times New Roman" w:hAnsi="Times New Roman" w:cs="Times New Roman"/>
        </w:rPr>
        <w:t xml:space="preserve"> </w:t>
      </w:r>
      <w:r>
        <w:rPr>
          <w:rFonts w:ascii="Times New Roman" w:hAnsi="Times New Roman" w:cs="Times New Roman"/>
        </w:rPr>
        <w:t xml:space="preserve">This would not only help to attract new customers but would strengthen the loyalty of current customers and help the company to gather customer information for better understanding buyer behavior. </w:t>
      </w:r>
    </w:p>
    <w:p w14:paraId="089EC7F3" w14:textId="77777777" w:rsidR="007670B3" w:rsidRDefault="007670B3" w:rsidP="007670B3">
      <w:pPr>
        <w:pStyle w:val="ListParagraph"/>
        <w:jc w:val="both"/>
        <w:rPr>
          <w:rFonts w:ascii="Times New Roman" w:hAnsi="Times New Roman" w:cs="Times New Roman"/>
        </w:rPr>
      </w:pPr>
    </w:p>
    <w:p w14:paraId="613BCC67" w14:textId="3BF4D464" w:rsidR="00BC7D8D" w:rsidRDefault="00BC7D8D" w:rsidP="004F683B">
      <w:pPr>
        <w:pStyle w:val="ListParagraph"/>
        <w:numPr>
          <w:ilvl w:val="0"/>
          <w:numId w:val="1"/>
        </w:numPr>
        <w:jc w:val="both"/>
        <w:rPr>
          <w:rFonts w:ascii="Times New Roman" w:hAnsi="Times New Roman" w:cs="Times New Roman"/>
        </w:rPr>
      </w:pPr>
      <w:r w:rsidRPr="00614C4C">
        <w:rPr>
          <w:rFonts w:ascii="Times New Roman" w:hAnsi="Times New Roman" w:cs="Times New Roman"/>
          <w:highlight w:val="green"/>
        </w:rPr>
        <w:t>Darling could also start a YouTube channel</w:t>
      </w:r>
      <w:r w:rsidR="00825442" w:rsidRPr="00614C4C">
        <w:rPr>
          <w:rFonts w:ascii="Times New Roman" w:hAnsi="Times New Roman" w:cs="Times New Roman"/>
          <w:highlight w:val="green"/>
        </w:rPr>
        <w:t xml:space="preserve"> or some similar</w:t>
      </w:r>
      <w:r w:rsidR="005B41BF" w:rsidRPr="00614C4C">
        <w:rPr>
          <w:rFonts w:ascii="Times New Roman" w:hAnsi="Times New Roman" w:cs="Times New Roman"/>
          <w:highlight w:val="green"/>
        </w:rPr>
        <w:t xml:space="preserve"> video blog only available to members</w:t>
      </w:r>
      <w:r>
        <w:rPr>
          <w:rFonts w:ascii="Times New Roman" w:hAnsi="Times New Roman" w:cs="Times New Roman"/>
        </w:rPr>
        <w:t>, wherein experts would talk about</w:t>
      </w:r>
      <w:r w:rsidR="005B41BF">
        <w:rPr>
          <w:rFonts w:ascii="Times New Roman" w:hAnsi="Times New Roman" w:cs="Times New Roman"/>
        </w:rPr>
        <w:t xml:space="preserve"> using different products in different styles</w:t>
      </w:r>
      <w:r w:rsidR="003264EA">
        <w:rPr>
          <w:rFonts w:ascii="Times New Roman" w:hAnsi="Times New Roman" w:cs="Times New Roman"/>
        </w:rPr>
        <w:t xml:space="preserve"> exclusively using products of Darling.</w:t>
      </w:r>
      <w:r>
        <w:rPr>
          <w:rFonts w:ascii="Times New Roman" w:hAnsi="Times New Roman" w:cs="Times New Roman"/>
        </w:rPr>
        <w:t xml:space="preserve"> </w:t>
      </w:r>
    </w:p>
    <w:p w14:paraId="4E696AA0" w14:textId="77777777" w:rsidR="007670B3" w:rsidRPr="003B03BA" w:rsidRDefault="007670B3" w:rsidP="007670B3">
      <w:pPr>
        <w:pStyle w:val="ListParagraph"/>
        <w:jc w:val="both"/>
        <w:rPr>
          <w:rFonts w:ascii="Times New Roman" w:hAnsi="Times New Roman" w:cs="Times New Roman"/>
        </w:rPr>
      </w:pPr>
    </w:p>
    <w:p w14:paraId="06D49A2A" w14:textId="1C618ED7" w:rsidR="00AC6327" w:rsidRPr="00614C4C" w:rsidRDefault="00927565" w:rsidP="004F683B">
      <w:pPr>
        <w:pStyle w:val="ListParagraph"/>
        <w:numPr>
          <w:ilvl w:val="0"/>
          <w:numId w:val="1"/>
        </w:numPr>
        <w:jc w:val="both"/>
        <w:rPr>
          <w:rFonts w:ascii="Times New Roman" w:hAnsi="Times New Roman" w:cs="Times New Roman"/>
          <w:highlight w:val="green"/>
        </w:rPr>
      </w:pPr>
      <w:r w:rsidRPr="00614C4C">
        <w:rPr>
          <w:rFonts w:ascii="Times New Roman" w:hAnsi="Times New Roman" w:cs="Times New Roman"/>
          <w:highlight w:val="green"/>
        </w:rPr>
        <w:t>Start franchising or setting up ex</w:t>
      </w:r>
      <w:r w:rsidR="008B4CE4" w:rsidRPr="00614C4C">
        <w:rPr>
          <w:rFonts w:ascii="Times New Roman" w:hAnsi="Times New Roman" w:cs="Times New Roman"/>
          <w:highlight w:val="green"/>
        </w:rPr>
        <w:t xml:space="preserve">clusive stores of Darling Kenya which would sell products offered by Darling and </w:t>
      </w:r>
      <w:r w:rsidR="003C2B4B" w:rsidRPr="00614C4C">
        <w:rPr>
          <w:rFonts w:ascii="Times New Roman" w:hAnsi="Times New Roman" w:cs="Times New Roman"/>
          <w:highlight w:val="green"/>
        </w:rPr>
        <w:t>even give free tips</w:t>
      </w:r>
      <w:r w:rsidR="00EC288D" w:rsidRPr="00614C4C">
        <w:rPr>
          <w:rFonts w:ascii="Times New Roman" w:hAnsi="Times New Roman" w:cs="Times New Roman"/>
          <w:highlight w:val="green"/>
        </w:rPr>
        <w:t xml:space="preserve"> by experts</w:t>
      </w:r>
      <w:r w:rsidR="00BC7D8D" w:rsidRPr="00614C4C">
        <w:rPr>
          <w:rFonts w:ascii="Times New Roman" w:hAnsi="Times New Roman" w:cs="Times New Roman"/>
          <w:highlight w:val="green"/>
        </w:rPr>
        <w:t xml:space="preserve"> (running all day like</w:t>
      </w:r>
      <w:r w:rsidR="004363AD" w:rsidRPr="00614C4C">
        <w:rPr>
          <w:rFonts w:ascii="Times New Roman" w:hAnsi="Times New Roman" w:cs="Times New Roman"/>
          <w:highlight w:val="green"/>
        </w:rPr>
        <w:t xml:space="preserve"> a slideshow or video, something like</w:t>
      </w:r>
      <w:r w:rsidR="00BC7D8D" w:rsidRPr="00614C4C">
        <w:rPr>
          <w:rFonts w:ascii="Times New Roman" w:hAnsi="Times New Roman" w:cs="Times New Roman"/>
          <w:highlight w:val="green"/>
        </w:rPr>
        <w:t xml:space="preserve"> option 3</w:t>
      </w:r>
      <w:r w:rsidR="00825442" w:rsidRPr="00614C4C">
        <w:rPr>
          <w:rFonts w:ascii="Times New Roman" w:hAnsi="Times New Roman" w:cs="Times New Roman"/>
          <w:highlight w:val="green"/>
        </w:rPr>
        <w:t xml:space="preserve"> </w:t>
      </w:r>
      <w:r w:rsidR="00BC7D8D" w:rsidRPr="00614C4C">
        <w:rPr>
          <w:rFonts w:ascii="Times New Roman" w:hAnsi="Times New Roman" w:cs="Times New Roman"/>
          <w:highlight w:val="green"/>
        </w:rPr>
        <w:t>above</w:t>
      </w:r>
      <w:r w:rsidR="004363AD" w:rsidRPr="00614C4C">
        <w:rPr>
          <w:rFonts w:ascii="Times New Roman" w:hAnsi="Times New Roman" w:cs="Times New Roman"/>
          <w:highlight w:val="green"/>
        </w:rPr>
        <w:t xml:space="preserve"> but in small timeframe</w:t>
      </w:r>
      <w:r w:rsidR="00BC7D8D" w:rsidRPr="00614C4C">
        <w:rPr>
          <w:rFonts w:ascii="Times New Roman" w:hAnsi="Times New Roman" w:cs="Times New Roman"/>
          <w:highlight w:val="green"/>
        </w:rPr>
        <w:t>)</w:t>
      </w:r>
      <w:r w:rsidR="006B5999" w:rsidRPr="00614C4C">
        <w:rPr>
          <w:rFonts w:ascii="Times New Roman" w:hAnsi="Times New Roman" w:cs="Times New Roman"/>
          <w:highlight w:val="green"/>
        </w:rPr>
        <w:t xml:space="preserve"> to match the</w:t>
      </w:r>
      <w:r w:rsidR="003C2B4B" w:rsidRPr="00614C4C">
        <w:rPr>
          <w:rFonts w:ascii="Times New Roman" w:hAnsi="Times New Roman" w:cs="Times New Roman"/>
          <w:highlight w:val="green"/>
        </w:rPr>
        <w:t xml:space="preserve"> products according to the customer</w:t>
      </w:r>
      <w:r w:rsidR="00EC288D" w:rsidRPr="00614C4C">
        <w:rPr>
          <w:rFonts w:ascii="Times New Roman" w:hAnsi="Times New Roman" w:cs="Times New Roman"/>
          <w:highlight w:val="green"/>
        </w:rPr>
        <w:t>s.</w:t>
      </w:r>
    </w:p>
    <w:p w14:paraId="3D2C628D" w14:textId="77777777" w:rsidR="007670B3" w:rsidRPr="003B03BA" w:rsidRDefault="007670B3" w:rsidP="007670B3">
      <w:pPr>
        <w:pStyle w:val="ListParagraph"/>
        <w:jc w:val="both"/>
        <w:rPr>
          <w:rFonts w:ascii="Times New Roman" w:hAnsi="Times New Roman" w:cs="Times New Roman"/>
        </w:rPr>
      </w:pPr>
    </w:p>
    <w:p w14:paraId="252AFB27" w14:textId="68A225F9" w:rsidR="00927565" w:rsidRDefault="00614C4C" w:rsidP="004F683B">
      <w:pPr>
        <w:pStyle w:val="ListParagraph"/>
        <w:numPr>
          <w:ilvl w:val="0"/>
          <w:numId w:val="1"/>
        </w:numPr>
        <w:jc w:val="both"/>
        <w:rPr>
          <w:rFonts w:ascii="Times New Roman" w:hAnsi="Times New Roman" w:cs="Times New Roman"/>
        </w:rPr>
      </w:pPr>
      <w:ins w:id="7" w:author="Microsoft Office User" w:date="2017-04-14T21:31:00Z">
        <w:r>
          <w:rPr>
            <w:rFonts w:ascii="Times New Roman" w:hAnsi="Times New Roman" w:cs="Times New Roman"/>
            <w:highlight w:val="green"/>
          </w:rPr>
          <w:t>Partner</w:t>
        </w:r>
      </w:ins>
      <w:del w:id="8" w:author="Microsoft Office User" w:date="2017-04-14T21:31:00Z">
        <w:r w:rsidDel="00614C4C">
          <w:rPr>
            <w:rFonts w:ascii="Times New Roman" w:hAnsi="Times New Roman" w:cs="Times New Roman"/>
            <w:highlight w:val="green"/>
          </w:rPr>
          <w:delText>Ti</w:delText>
        </w:r>
      </w:del>
      <w:ins w:id="9" w:author="Microsoft Office User" w:date="2017-04-14T21:31:00Z">
        <w:r>
          <w:rPr>
            <w:rFonts w:ascii="Times New Roman" w:hAnsi="Times New Roman" w:cs="Times New Roman"/>
            <w:highlight w:val="green"/>
          </w:rPr>
          <w:t xml:space="preserve"> </w:t>
        </w:r>
      </w:ins>
      <w:del w:id="10" w:author="Microsoft Office User" w:date="2017-04-14T21:31:00Z">
        <w:r w:rsidR="00927565" w:rsidRPr="00614C4C" w:rsidDel="00614C4C">
          <w:rPr>
            <w:rFonts w:ascii="Times New Roman" w:hAnsi="Times New Roman" w:cs="Times New Roman"/>
            <w:highlight w:val="green"/>
          </w:rPr>
          <w:delText xml:space="preserve"> up </w:delText>
        </w:r>
      </w:del>
      <w:r w:rsidR="00927565" w:rsidRPr="00614C4C">
        <w:rPr>
          <w:rFonts w:ascii="Times New Roman" w:hAnsi="Times New Roman" w:cs="Times New Roman"/>
          <w:highlight w:val="green"/>
        </w:rPr>
        <w:t>with supermarkets a</w:t>
      </w:r>
      <w:r w:rsidR="00DF3240" w:rsidRPr="00614C4C">
        <w:rPr>
          <w:rFonts w:ascii="Times New Roman" w:hAnsi="Times New Roman" w:cs="Times New Roman"/>
          <w:highlight w:val="green"/>
        </w:rPr>
        <w:t>nd other retailers to promote Darling,</w:t>
      </w:r>
      <w:r w:rsidR="00DF3240">
        <w:rPr>
          <w:rFonts w:ascii="Times New Roman" w:hAnsi="Times New Roman" w:cs="Times New Roman"/>
        </w:rPr>
        <w:t xml:space="preserve"> for example, </w:t>
      </w:r>
      <w:r w:rsidR="00DA5AC3">
        <w:rPr>
          <w:rFonts w:ascii="Times New Roman" w:hAnsi="Times New Roman" w:cs="Times New Roman"/>
        </w:rPr>
        <w:t>Employees of Darling would promote Darling from a spot in a supermarket by attending the customers face-to-face and helping them find faster what they are looking for</w:t>
      </w:r>
      <w:r w:rsidR="00982782">
        <w:rPr>
          <w:rFonts w:ascii="Times New Roman" w:hAnsi="Times New Roman" w:cs="Times New Roman"/>
        </w:rPr>
        <w:t xml:space="preserve"> or giving them better suggestions etc. Also, provide retailers with a crash course to </w:t>
      </w:r>
      <w:r w:rsidR="00EC2767">
        <w:rPr>
          <w:rFonts w:ascii="Times New Roman" w:hAnsi="Times New Roman" w:cs="Times New Roman"/>
        </w:rPr>
        <w:t>better suggest customers in finding the right product they are looking for.</w:t>
      </w:r>
    </w:p>
    <w:p w14:paraId="6ACDA0AC" w14:textId="77777777" w:rsidR="007670B3" w:rsidRPr="003B03BA" w:rsidRDefault="007670B3" w:rsidP="007670B3">
      <w:pPr>
        <w:pStyle w:val="ListParagraph"/>
        <w:jc w:val="both"/>
        <w:rPr>
          <w:rFonts w:ascii="Times New Roman" w:hAnsi="Times New Roman" w:cs="Times New Roman"/>
        </w:rPr>
      </w:pPr>
    </w:p>
    <w:p w14:paraId="7CF1BBFD" w14:textId="7A9F4458" w:rsidR="00927565" w:rsidRDefault="00EC2767" w:rsidP="004F683B">
      <w:pPr>
        <w:pStyle w:val="ListParagraph"/>
        <w:numPr>
          <w:ilvl w:val="0"/>
          <w:numId w:val="1"/>
        </w:numPr>
        <w:jc w:val="both"/>
        <w:rPr>
          <w:rFonts w:ascii="Times New Roman" w:hAnsi="Times New Roman" w:cs="Times New Roman"/>
        </w:rPr>
      </w:pPr>
      <w:r>
        <w:rPr>
          <w:rFonts w:ascii="Times New Roman" w:hAnsi="Times New Roman" w:cs="Times New Roman"/>
        </w:rPr>
        <w:t>Since Darling’s t</w:t>
      </w:r>
      <w:r w:rsidR="00583DD0" w:rsidRPr="003B03BA">
        <w:rPr>
          <w:rFonts w:ascii="Times New Roman" w:hAnsi="Times New Roman" w:cs="Times New Roman"/>
        </w:rPr>
        <w:t>arget</w:t>
      </w:r>
      <w:r>
        <w:rPr>
          <w:rFonts w:ascii="Times New Roman" w:hAnsi="Times New Roman" w:cs="Times New Roman"/>
        </w:rPr>
        <w:t xml:space="preserve"> population belongs to one race according to its advertisements</w:t>
      </w:r>
      <w:r w:rsidR="00583DD0" w:rsidRPr="003B03BA">
        <w:rPr>
          <w:rFonts w:ascii="Times New Roman" w:hAnsi="Times New Roman" w:cs="Times New Roman"/>
        </w:rPr>
        <w:t xml:space="preserve"> the</w:t>
      </w:r>
      <w:r>
        <w:rPr>
          <w:rFonts w:ascii="Times New Roman" w:hAnsi="Times New Roman" w:cs="Times New Roman"/>
        </w:rPr>
        <w:t>n targeting the</w:t>
      </w:r>
      <w:r w:rsidR="00583DD0" w:rsidRPr="003B03BA">
        <w:rPr>
          <w:rFonts w:ascii="Times New Roman" w:hAnsi="Times New Roman" w:cs="Times New Roman"/>
        </w:rPr>
        <w:t xml:space="preserve"> male population</w:t>
      </w:r>
      <w:r w:rsidR="003D6462">
        <w:rPr>
          <w:rFonts w:ascii="Times New Roman" w:hAnsi="Times New Roman" w:cs="Times New Roman"/>
        </w:rPr>
        <w:t xml:space="preserve"> who are also interested in</w:t>
      </w:r>
      <w:r w:rsidR="00583DD0" w:rsidRPr="003B03BA">
        <w:rPr>
          <w:rFonts w:ascii="Times New Roman" w:hAnsi="Times New Roman" w:cs="Times New Roman"/>
        </w:rPr>
        <w:t xml:space="preserve"> hair extensi</w:t>
      </w:r>
      <w:r>
        <w:rPr>
          <w:rFonts w:ascii="Times New Roman" w:hAnsi="Times New Roman" w:cs="Times New Roman"/>
        </w:rPr>
        <w:t>on</w:t>
      </w:r>
      <w:r w:rsidR="00D95D10">
        <w:rPr>
          <w:rFonts w:ascii="Times New Roman" w:hAnsi="Times New Roman" w:cs="Times New Roman"/>
        </w:rPr>
        <w:t>s</w:t>
      </w:r>
      <w:r>
        <w:rPr>
          <w:rFonts w:ascii="Times New Roman" w:hAnsi="Times New Roman" w:cs="Times New Roman"/>
        </w:rPr>
        <w:t xml:space="preserve"> by offering limited</w:t>
      </w:r>
      <w:r w:rsidR="00B50FAE">
        <w:rPr>
          <w:rFonts w:ascii="Times New Roman" w:hAnsi="Times New Roman" w:cs="Times New Roman"/>
        </w:rPr>
        <w:t xml:space="preserve"> variety of</w:t>
      </w:r>
      <w:r>
        <w:rPr>
          <w:rFonts w:ascii="Times New Roman" w:hAnsi="Times New Roman" w:cs="Times New Roman"/>
        </w:rPr>
        <w:t xml:space="preserve"> products would be </w:t>
      </w:r>
      <w:r w:rsidR="00101DFC">
        <w:rPr>
          <w:rFonts w:ascii="Times New Roman" w:hAnsi="Times New Roman" w:cs="Times New Roman"/>
        </w:rPr>
        <w:t xml:space="preserve">a good idea since some percentage of the male population </w:t>
      </w:r>
      <w:r w:rsidR="003D6462">
        <w:rPr>
          <w:rFonts w:ascii="Times New Roman" w:hAnsi="Times New Roman" w:cs="Times New Roman"/>
        </w:rPr>
        <w:t xml:space="preserve">belonging to this race and a very small percentage of other races </w:t>
      </w:r>
      <w:r w:rsidR="00101DFC">
        <w:rPr>
          <w:rFonts w:ascii="Times New Roman" w:hAnsi="Times New Roman" w:cs="Times New Roman"/>
        </w:rPr>
        <w:t>also use</w:t>
      </w:r>
      <w:r w:rsidR="005211B7">
        <w:rPr>
          <w:rFonts w:ascii="Times New Roman" w:hAnsi="Times New Roman" w:cs="Times New Roman"/>
        </w:rPr>
        <w:t xml:space="preserve"> hair</w:t>
      </w:r>
      <w:r w:rsidR="00101DFC">
        <w:rPr>
          <w:rFonts w:ascii="Times New Roman" w:hAnsi="Times New Roman" w:cs="Times New Roman"/>
        </w:rPr>
        <w:t xml:space="preserve"> extension</w:t>
      </w:r>
      <w:r w:rsidR="005211B7">
        <w:rPr>
          <w:rFonts w:ascii="Times New Roman" w:hAnsi="Times New Roman" w:cs="Times New Roman"/>
        </w:rPr>
        <w:t>s</w:t>
      </w:r>
      <w:r w:rsidR="00101DFC">
        <w:rPr>
          <w:rFonts w:ascii="Times New Roman" w:hAnsi="Times New Roman" w:cs="Times New Roman"/>
        </w:rPr>
        <w:t>.</w:t>
      </w:r>
    </w:p>
    <w:p w14:paraId="6D99E470" w14:textId="77777777" w:rsidR="007670B3" w:rsidRPr="003B03BA" w:rsidRDefault="007670B3" w:rsidP="007670B3">
      <w:pPr>
        <w:pStyle w:val="ListParagraph"/>
        <w:jc w:val="both"/>
        <w:rPr>
          <w:rFonts w:ascii="Times New Roman" w:hAnsi="Times New Roman" w:cs="Times New Roman"/>
        </w:rPr>
      </w:pPr>
    </w:p>
    <w:p w14:paraId="5B808960" w14:textId="0B2037E5" w:rsidR="00933180" w:rsidRDefault="00005220" w:rsidP="004F683B">
      <w:pPr>
        <w:pStyle w:val="ListParagraph"/>
        <w:numPr>
          <w:ilvl w:val="0"/>
          <w:numId w:val="1"/>
        </w:numPr>
        <w:jc w:val="both"/>
        <w:rPr>
          <w:rFonts w:ascii="Times New Roman" w:hAnsi="Times New Roman" w:cs="Times New Roman"/>
        </w:rPr>
      </w:pPr>
      <w:r>
        <w:rPr>
          <w:rFonts w:ascii="Times New Roman" w:hAnsi="Times New Roman" w:cs="Times New Roman"/>
        </w:rPr>
        <w:t>In advertisements u</w:t>
      </w:r>
      <w:r w:rsidR="007A2791" w:rsidRPr="003B03BA">
        <w:rPr>
          <w:rFonts w:ascii="Times New Roman" w:hAnsi="Times New Roman" w:cs="Times New Roman"/>
        </w:rPr>
        <w:t xml:space="preserve">se </w:t>
      </w:r>
      <w:r>
        <w:rPr>
          <w:rFonts w:ascii="Times New Roman" w:hAnsi="Times New Roman" w:cs="Times New Roman"/>
        </w:rPr>
        <w:t xml:space="preserve">human </w:t>
      </w:r>
      <w:r w:rsidR="007A2791" w:rsidRPr="003B03BA">
        <w:rPr>
          <w:rFonts w:ascii="Times New Roman" w:hAnsi="Times New Roman" w:cs="Times New Roman"/>
        </w:rPr>
        <w:t xml:space="preserve">models </w:t>
      </w:r>
      <w:r w:rsidR="007A2791" w:rsidRPr="00614C4C">
        <w:rPr>
          <w:rFonts w:ascii="Times New Roman" w:hAnsi="Times New Roman" w:cs="Times New Roman"/>
          <w:highlight w:val="green"/>
        </w:rPr>
        <w:t>of different age groups to adverti</w:t>
      </w:r>
      <w:r w:rsidRPr="00614C4C">
        <w:rPr>
          <w:rFonts w:ascii="Times New Roman" w:hAnsi="Times New Roman" w:cs="Times New Roman"/>
          <w:highlight w:val="green"/>
        </w:rPr>
        <w:t>se</w:t>
      </w:r>
      <w:r>
        <w:rPr>
          <w:rFonts w:ascii="Times New Roman" w:hAnsi="Times New Roman" w:cs="Times New Roman"/>
        </w:rPr>
        <w:t xml:space="preserve"> different age group products since this would make the consumer better understand the product and </w:t>
      </w:r>
      <w:r w:rsidR="00B15C2A">
        <w:rPr>
          <w:rFonts w:ascii="Times New Roman" w:hAnsi="Times New Roman" w:cs="Times New Roman"/>
        </w:rPr>
        <w:t xml:space="preserve">would be more convenient for them to find the right product. </w:t>
      </w:r>
    </w:p>
    <w:p w14:paraId="43DD8390" w14:textId="77777777" w:rsidR="007670B3" w:rsidRDefault="007670B3" w:rsidP="007670B3">
      <w:pPr>
        <w:pStyle w:val="ListParagraph"/>
        <w:jc w:val="both"/>
        <w:rPr>
          <w:rFonts w:ascii="Times New Roman" w:hAnsi="Times New Roman" w:cs="Times New Roman"/>
        </w:rPr>
      </w:pPr>
    </w:p>
    <w:p w14:paraId="6E136C78" w14:textId="435BD006" w:rsidR="00771FCC" w:rsidRDefault="00771FCC" w:rsidP="004F683B">
      <w:pPr>
        <w:pStyle w:val="ListParagraph"/>
        <w:numPr>
          <w:ilvl w:val="0"/>
          <w:numId w:val="1"/>
        </w:numPr>
        <w:jc w:val="both"/>
        <w:rPr>
          <w:rFonts w:ascii="Times New Roman" w:hAnsi="Times New Roman" w:cs="Times New Roman"/>
        </w:rPr>
      </w:pPr>
      <w:r w:rsidRPr="00614C4C">
        <w:rPr>
          <w:rFonts w:ascii="Times New Roman" w:hAnsi="Times New Roman" w:cs="Times New Roman"/>
          <w:highlight w:val="yellow"/>
        </w:rPr>
        <w:t>Concentrate more on lower li</w:t>
      </w:r>
      <w:r w:rsidR="00005220" w:rsidRPr="00614C4C">
        <w:rPr>
          <w:rFonts w:ascii="Times New Roman" w:hAnsi="Times New Roman" w:cs="Times New Roman"/>
          <w:highlight w:val="yellow"/>
        </w:rPr>
        <w:t>ne of products as the chances of inflation are high since the economy is growing rapidly and people won’t have disposable income which would lead to reduction in spending on luxury items</w:t>
      </w:r>
      <w:r w:rsidR="00005220" w:rsidRPr="00933180">
        <w:rPr>
          <w:rFonts w:ascii="Times New Roman" w:hAnsi="Times New Roman" w:cs="Times New Roman"/>
        </w:rPr>
        <w:t xml:space="preserve">. </w:t>
      </w:r>
      <w:r w:rsidR="00933180" w:rsidRPr="00933180">
        <w:rPr>
          <w:rFonts w:ascii="Times New Roman" w:hAnsi="Times New Roman" w:cs="Times New Roman"/>
        </w:rPr>
        <w:t xml:space="preserve">In addition to this, Darling can even </w:t>
      </w:r>
      <w:r w:rsidR="002D264A">
        <w:rPr>
          <w:rFonts w:ascii="Times New Roman" w:hAnsi="Times New Roman" w:cs="Times New Roman"/>
        </w:rPr>
        <w:t>m</w:t>
      </w:r>
      <w:r w:rsidR="00933180" w:rsidRPr="00933180">
        <w:rPr>
          <w:rFonts w:ascii="Times New Roman" w:hAnsi="Times New Roman" w:cs="Times New Roman"/>
        </w:rPr>
        <w:t>erge the</w:t>
      </w:r>
      <w:r w:rsidR="002D264A">
        <w:rPr>
          <w:rFonts w:ascii="Times New Roman" w:hAnsi="Times New Roman" w:cs="Times New Roman"/>
        </w:rPr>
        <w:t xml:space="preserve"> four product lines, for example, merging VIP and classic line and naming</w:t>
      </w:r>
      <w:r w:rsidR="00933180" w:rsidRPr="00933180">
        <w:rPr>
          <w:rFonts w:ascii="Times New Roman" w:hAnsi="Times New Roman" w:cs="Times New Roman"/>
        </w:rPr>
        <w:t xml:space="preserve"> the new line as VIP classic</w:t>
      </w:r>
      <w:r w:rsidR="002D264A">
        <w:rPr>
          <w:rFonts w:ascii="Times New Roman" w:hAnsi="Times New Roman" w:cs="Times New Roman"/>
        </w:rPr>
        <w:t xml:space="preserve"> or something similar</w:t>
      </w:r>
      <w:r w:rsidR="00933180" w:rsidRPr="00933180">
        <w:rPr>
          <w:rFonts w:ascii="Times New Roman" w:hAnsi="Times New Roman" w:cs="Times New Roman"/>
        </w:rPr>
        <w:t>.</w:t>
      </w:r>
      <w:r w:rsidR="002D264A">
        <w:rPr>
          <w:rFonts w:ascii="Times New Roman" w:hAnsi="Times New Roman" w:cs="Times New Roman"/>
        </w:rPr>
        <w:t xml:space="preserve"> This would help the company to be prepared for inflation in the economy.</w:t>
      </w:r>
    </w:p>
    <w:p w14:paraId="240D144A" w14:textId="77777777" w:rsidR="007670B3" w:rsidRPr="00933180" w:rsidRDefault="007670B3" w:rsidP="007670B3">
      <w:pPr>
        <w:pStyle w:val="ListParagraph"/>
        <w:jc w:val="both"/>
        <w:rPr>
          <w:rFonts w:ascii="Times New Roman" w:hAnsi="Times New Roman" w:cs="Times New Roman"/>
        </w:rPr>
      </w:pPr>
    </w:p>
    <w:p w14:paraId="12B6EF9A" w14:textId="77777777" w:rsidR="00DA3467" w:rsidRDefault="00BC578D" w:rsidP="004F683B">
      <w:pPr>
        <w:pStyle w:val="ListParagraph"/>
        <w:numPr>
          <w:ilvl w:val="0"/>
          <w:numId w:val="1"/>
        </w:numPr>
        <w:jc w:val="both"/>
        <w:rPr>
          <w:rFonts w:ascii="Times New Roman" w:hAnsi="Times New Roman" w:cs="Times New Roman"/>
        </w:rPr>
      </w:pPr>
      <w:r w:rsidRPr="00614C4C">
        <w:rPr>
          <w:rFonts w:ascii="Times New Roman" w:hAnsi="Times New Roman" w:cs="Times New Roman"/>
          <w:highlight w:val="green"/>
        </w:rPr>
        <w:t>Develop company salons inside superma</w:t>
      </w:r>
      <w:r w:rsidR="00750985" w:rsidRPr="00614C4C">
        <w:rPr>
          <w:rFonts w:ascii="Times New Roman" w:hAnsi="Times New Roman" w:cs="Times New Roman"/>
          <w:highlight w:val="green"/>
        </w:rPr>
        <w:t>rkets as well as near retailers to give people more than they were expecting because these salons will have expert stylist and people especially those who buy the premium products would pay for such services.</w:t>
      </w:r>
    </w:p>
    <w:p w14:paraId="0C00D4C4" w14:textId="77777777" w:rsidR="00DA3467" w:rsidRDefault="00DA3467" w:rsidP="004F683B">
      <w:pPr>
        <w:jc w:val="both"/>
      </w:pPr>
    </w:p>
    <w:p w14:paraId="0FCEA7FA" w14:textId="77777777" w:rsidR="00101C80" w:rsidRDefault="00101C80" w:rsidP="004F683B">
      <w:pPr>
        <w:jc w:val="both"/>
      </w:pPr>
    </w:p>
    <w:p w14:paraId="060ED0E1" w14:textId="77777777" w:rsidR="00101C80" w:rsidRDefault="00101C80" w:rsidP="004F683B">
      <w:pPr>
        <w:jc w:val="both"/>
      </w:pPr>
    </w:p>
    <w:p w14:paraId="16EF0C44" w14:textId="14BD7607" w:rsidR="00DA3467" w:rsidRPr="000B230B" w:rsidRDefault="00DA3467" w:rsidP="004F683B">
      <w:pPr>
        <w:jc w:val="both"/>
      </w:pPr>
      <w:r>
        <w:rPr>
          <w:b/>
        </w:rPr>
        <w:t>Appendix B</w:t>
      </w:r>
      <w:r w:rsidR="00A85305">
        <w:rPr>
          <w:b/>
        </w:rPr>
        <w:t xml:space="preserve"> </w:t>
      </w:r>
      <w:r w:rsidR="000B230B">
        <w:t>(Source: Darling Kenya Case Pgs. 1-7)</w:t>
      </w:r>
    </w:p>
    <w:p w14:paraId="39B6D03D" w14:textId="77777777" w:rsidR="00A85305" w:rsidRDefault="00A85305" w:rsidP="004F683B">
      <w:pPr>
        <w:jc w:val="both"/>
      </w:pPr>
    </w:p>
    <w:p w14:paraId="2DA689DF" w14:textId="74CAEF6C" w:rsidR="00A85305" w:rsidRDefault="00A85305" w:rsidP="004F683B">
      <w:pPr>
        <w:jc w:val="both"/>
      </w:pPr>
      <w:r w:rsidRPr="00A85305">
        <w:t>Required analysis:</w:t>
      </w:r>
    </w:p>
    <w:p w14:paraId="779028E7" w14:textId="77777777" w:rsidR="00A85305" w:rsidRPr="00A85305" w:rsidRDefault="00A85305" w:rsidP="004F683B">
      <w:pPr>
        <w:jc w:val="both"/>
      </w:pPr>
    </w:p>
    <w:p w14:paraId="6FE7E1FC" w14:textId="5437FF15" w:rsidR="00A85305" w:rsidRPr="00A85305" w:rsidRDefault="00A85305" w:rsidP="004F683B">
      <w:pPr>
        <w:pStyle w:val="ListParagraph"/>
        <w:numPr>
          <w:ilvl w:val="0"/>
          <w:numId w:val="6"/>
        </w:numPr>
        <w:rPr>
          <w:rFonts w:ascii="Times New Roman" w:eastAsia="Times New Roman" w:hAnsi="Times New Roman" w:cs="Times New Roman"/>
        </w:rPr>
      </w:pPr>
      <w:r w:rsidRPr="00A85305">
        <w:rPr>
          <w:rFonts w:ascii="Times New Roman" w:eastAsia="Times New Roman" w:hAnsi="Times New Roman" w:cs="Times New Roman"/>
          <w:color w:val="222222"/>
          <w:shd w:val="clear" w:color="auto" w:fill="FFFFFF"/>
        </w:rPr>
        <w:t>Complete a 5 C’s assessment, which includes a SWOT and Porter’s 5 Forces, for Darling Kenya. What are the main constraints Saffideen should keep in mind when the $1 million marketing budget?</w:t>
      </w:r>
      <w:r w:rsidR="001868C3">
        <w:rPr>
          <w:rFonts w:ascii="Times New Roman" w:eastAsia="Times New Roman" w:hAnsi="Times New Roman" w:cs="Times New Roman"/>
          <w:color w:val="222222"/>
          <w:shd w:val="clear" w:color="auto" w:fill="FFFFFF"/>
        </w:rPr>
        <w:t xml:space="preserve"> (Source: Darling Kenya Case Pgs. 1-7)</w:t>
      </w:r>
    </w:p>
    <w:p w14:paraId="1A7E9622" w14:textId="77777777" w:rsidR="00A96DE8" w:rsidRPr="00A85305" w:rsidRDefault="00A96DE8" w:rsidP="004F683B">
      <w:pPr>
        <w:pStyle w:val="ListParagraph"/>
        <w:rPr>
          <w:rFonts w:ascii="Times New Roman" w:eastAsia="Times New Roman" w:hAnsi="Times New Roman" w:cs="Times New Roman"/>
        </w:rPr>
      </w:pPr>
    </w:p>
    <w:p w14:paraId="399837B5" w14:textId="7136F1C9" w:rsidR="00446101" w:rsidRDefault="00446101" w:rsidP="00614C4C">
      <w:pPr>
        <w:ind w:firstLine="360"/>
        <w:rPr>
          <w:rFonts w:eastAsia="Times New Roman"/>
        </w:rPr>
      </w:pPr>
      <w:r w:rsidRPr="00614C4C">
        <w:rPr>
          <w:rFonts w:eastAsia="Times New Roman"/>
          <w:highlight w:val="yellow"/>
        </w:rPr>
        <w:t>5C’s assessment</w:t>
      </w:r>
      <w:r>
        <w:rPr>
          <w:rFonts w:eastAsia="Times New Roman"/>
        </w:rPr>
        <w:t>:</w:t>
      </w:r>
    </w:p>
    <w:p w14:paraId="718AB461" w14:textId="77777777" w:rsidR="00446101" w:rsidRDefault="00446101" w:rsidP="004F683B">
      <w:pPr>
        <w:rPr>
          <w:rFonts w:eastAsia="Times New Roman"/>
        </w:rPr>
      </w:pPr>
    </w:p>
    <w:p w14:paraId="1F9DE888" w14:textId="10A71919" w:rsidR="00446101" w:rsidRDefault="00D5633B" w:rsidP="004F683B">
      <w:pPr>
        <w:pStyle w:val="ListParagraph"/>
        <w:numPr>
          <w:ilvl w:val="0"/>
          <w:numId w:val="9"/>
        </w:numPr>
        <w:rPr>
          <w:rFonts w:ascii="Times New Roman" w:eastAsia="Times New Roman" w:hAnsi="Times New Roman" w:cs="Times New Roman"/>
        </w:rPr>
      </w:pPr>
      <w:r w:rsidRPr="00A00AF5">
        <w:rPr>
          <w:rFonts w:ascii="Times New Roman" w:eastAsia="Times New Roman" w:hAnsi="Times New Roman" w:cs="Times New Roman"/>
        </w:rPr>
        <w:t>Customers – Darling currently has a market share which has reduced to 50%</w:t>
      </w:r>
      <w:r w:rsidR="002D32C3" w:rsidRPr="00A00AF5">
        <w:rPr>
          <w:rFonts w:ascii="Times New Roman" w:eastAsia="Times New Roman" w:hAnsi="Times New Roman" w:cs="Times New Roman"/>
        </w:rPr>
        <w:t xml:space="preserve"> and to understand the customers’ requirements it is important to deliver products according to the customer. Brand loyalty is another factor which keeps customer from buying competitors’ products. 76% of the population is from rural areas i.e. they will look for products which are cheaper. Also, </w:t>
      </w:r>
      <w:r w:rsidR="00BF2A99" w:rsidRPr="00A00AF5">
        <w:rPr>
          <w:rFonts w:ascii="Times New Roman" w:eastAsia="Times New Roman" w:hAnsi="Times New Roman" w:cs="Times New Roman"/>
        </w:rPr>
        <w:t>due to rapid growth in economy which is giving indication of inflation in the future</w:t>
      </w:r>
      <w:r w:rsidR="00E1078C">
        <w:rPr>
          <w:rFonts w:ascii="Times New Roman" w:eastAsia="Times New Roman" w:hAnsi="Times New Roman" w:cs="Times New Roman"/>
        </w:rPr>
        <w:t>, people will prefer spending less on luxury products as it would be more important to survive.</w:t>
      </w:r>
    </w:p>
    <w:p w14:paraId="03FCFFEE" w14:textId="77777777" w:rsidR="00D7120D" w:rsidRDefault="00D7120D" w:rsidP="004F683B">
      <w:pPr>
        <w:pStyle w:val="ListParagraph"/>
        <w:rPr>
          <w:rFonts w:ascii="Times New Roman" w:eastAsia="Times New Roman" w:hAnsi="Times New Roman" w:cs="Times New Roman"/>
        </w:rPr>
      </w:pPr>
    </w:p>
    <w:p w14:paraId="74A39182" w14:textId="77777777" w:rsidR="001868C3" w:rsidRDefault="00BD1C4C" w:rsidP="004F683B">
      <w:pPr>
        <w:pStyle w:val="ListParagraph"/>
        <w:numPr>
          <w:ilvl w:val="0"/>
          <w:numId w:val="9"/>
        </w:numPr>
        <w:rPr>
          <w:rFonts w:ascii="Times New Roman" w:eastAsia="Times New Roman" w:hAnsi="Times New Roman" w:cs="Times New Roman"/>
        </w:rPr>
      </w:pPr>
      <w:r>
        <w:rPr>
          <w:rFonts w:ascii="Times New Roman" w:eastAsia="Times New Roman" w:hAnsi="Times New Roman" w:cs="Times New Roman"/>
        </w:rPr>
        <w:t xml:space="preserve">Context </w:t>
      </w:r>
      <w:r w:rsidR="00845B34">
        <w:rPr>
          <w:rFonts w:ascii="Times New Roman" w:eastAsia="Times New Roman" w:hAnsi="Times New Roman" w:cs="Times New Roman"/>
        </w:rPr>
        <w:t>–</w:t>
      </w:r>
      <w:r>
        <w:rPr>
          <w:rFonts w:ascii="Times New Roman" w:eastAsia="Times New Roman" w:hAnsi="Times New Roman" w:cs="Times New Roman"/>
        </w:rPr>
        <w:t xml:space="preserve"> </w:t>
      </w:r>
      <w:r w:rsidR="003342BE">
        <w:rPr>
          <w:rFonts w:ascii="Times New Roman" w:eastAsia="Times New Roman" w:hAnsi="Times New Roman" w:cs="Times New Roman"/>
        </w:rPr>
        <w:t>The</w:t>
      </w:r>
      <w:r w:rsidR="00845B34">
        <w:rPr>
          <w:rFonts w:ascii="Times New Roman" w:eastAsia="Times New Roman" w:hAnsi="Times New Roman" w:cs="Times New Roman"/>
        </w:rPr>
        <w:t xml:space="preserve"> </w:t>
      </w:r>
      <w:r w:rsidR="00106356">
        <w:rPr>
          <w:rFonts w:ascii="Times New Roman" w:eastAsia="Times New Roman" w:hAnsi="Times New Roman" w:cs="Times New Roman"/>
        </w:rPr>
        <w:t>population</w:t>
      </w:r>
      <w:r w:rsidR="003342BE">
        <w:rPr>
          <w:rFonts w:ascii="Times New Roman" w:eastAsia="Times New Roman" w:hAnsi="Times New Roman" w:cs="Times New Roman"/>
        </w:rPr>
        <w:t xml:space="preserve"> consisted</w:t>
      </w:r>
      <w:r w:rsidR="00106356">
        <w:rPr>
          <w:rFonts w:ascii="Times New Roman" w:eastAsia="Times New Roman" w:hAnsi="Times New Roman" w:cs="Times New Roman"/>
        </w:rPr>
        <w:t xml:space="preserve"> of 44,037,656 of which 50.1% are women in Kenya and 910 million people in sub-Saharan Africa</w:t>
      </w:r>
      <w:r w:rsidR="008842CE">
        <w:rPr>
          <w:rFonts w:ascii="Times New Roman" w:eastAsia="Times New Roman" w:hAnsi="Times New Roman" w:cs="Times New Roman"/>
        </w:rPr>
        <w:t>. The age group i</w:t>
      </w:r>
      <w:r w:rsidR="009A7C82">
        <w:rPr>
          <w:rFonts w:ascii="Times New Roman" w:eastAsia="Times New Roman" w:hAnsi="Times New Roman" w:cs="Times New Roman"/>
        </w:rPr>
        <w:t>s from 8 to 60 years who buy different line of</w:t>
      </w:r>
      <w:r w:rsidR="008842CE">
        <w:rPr>
          <w:rFonts w:ascii="Times New Roman" w:eastAsia="Times New Roman" w:hAnsi="Times New Roman" w:cs="Times New Roman"/>
        </w:rPr>
        <w:t xml:space="preserve"> products offered by Darling.</w:t>
      </w:r>
      <w:r w:rsidR="009A7C82">
        <w:rPr>
          <w:rFonts w:ascii="Times New Roman" w:eastAsia="Times New Roman" w:hAnsi="Times New Roman" w:cs="Times New Roman"/>
        </w:rPr>
        <w:t xml:space="preserve"> </w:t>
      </w:r>
      <w:r w:rsidR="00745445">
        <w:rPr>
          <w:rFonts w:ascii="Times New Roman" w:eastAsia="Times New Roman" w:hAnsi="Times New Roman" w:cs="Times New Roman"/>
        </w:rPr>
        <w:t>Darling sells its products</w:t>
      </w:r>
      <w:r w:rsidR="009A7C82">
        <w:rPr>
          <w:rFonts w:ascii="Times New Roman" w:eastAsia="Times New Roman" w:hAnsi="Times New Roman" w:cs="Times New Roman"/>
        </w:rPr>
        <w:t xml:space="preserve"> in 21 African countries as well as 14 Countries worldwide. </w:t>
      </w:r>
      <w:r w:rsidR="00190FAB">
        <w:rPr>
          <w:rFonts w:ascii="Times New Roman" w:eastAsia="Times New Roman" w:hAnsi="Times New Roman" w:cs="Times New Roman"/>
        </w:rPr>
        <w:t>Kenya has a</w:t>
      </w:r>
      <w:r w:rsidR="005D3A38">
        <w:rPr>
          <w:rFonts w:ascii="Times New Roman" w:eastAsia="Times New Roman" w:hAnsi="Times New Roman" w:cs="Times New Roman"/>
        </w:rPr>
        <w:t xml:space="preserve"> $2.5 billion hair care market from which 55% is dry hair market and 45% is wet hair market. </w:t>
      </w:r>
      <w:r w:rsidR="000A3CBE">
        <w:rPr>
          <w:rFonts w:ascii="Times New Roman" w:eastAsia="Times New Roman" w:hAnsi="Times New Roman" w:cs="Times New Roman"/>
        </w:rPr>
        <w:t xml:space="preserve">The company had a </w:t>
      </w:r>
      <w:r w:rsidR="003342BE">
        <w:rPr>
          <w:rFonts w:ascii="Times New Roman" w:eastAsia="Times New Roman" w:hAnsi="Times New Roman" w:cs="Times New Roman"/>
        </w:rPr>
        <w:t>market share</w:t>
      </w:r>
      <w:r w:rsidR="000A3CBE">
        <w:rPr>
          <w:rFonts w:ascii="Times New Roman" w:eastAsia="Times New Roman" w:hAnsi="Times New Roman" w:cs="Times New Roman"/>
        </w:rPr>
        <w:t xml:space="preserve"> which reduced to 50% because of </w:t>
      </w:r>
      <w:r w:rsidR="00032B1C">
        <w:rPr>
          <w:rFonts w:ascii="Times New Roman" w:eastAsia="Times New Roman" w:hAnsi="Times New Roman" w:cs="Times New Roman"/>
        </w:rPr>
        <w:t xml:space="preserve">competition. Darling focused on the </w:t>
      </w:r>
      <w:r w:rsidR="001868C3">
        <w:rPr>
          <w:rFonts w:ascii="Times New Roman" w:eastAsia="Times New Roman" w:hAnsi="Times New Roman" w:cs="Times New Roman"/>
        </w:rPr>
        <w:t xml:space="preserve">African market more and had advertisements which implied the product was made for people of one race only. There is a lot of corruption in the government which has led to the growth of black markets and selling of counterfeit products. Darling has the best R&amp;D and is the only licensed company to produce kanekalon fibers. </w:t>
      </w:r>
    </w:p>
    <w:p w14:paraId="4EE4E76D" w14:textId="77777777" w:rsidR="001868C3" w:rsidRPr="001868C3" w:rsidRDefault="001868C3" w:rsidP="004F683B">
      <w:pPr>
        <w:rPr>
          <w:rFonts w:eastAsia="Times New Roman"/>
        </w:rPr>
      </w:pPr>
    </w:p>
    <w:p w14:paraId="39DEF00C" w14:textId="77777777" w:rsidR="003F6BCC" w:rsidRDefault="001868C3" w:rsidP="004F683B">
      <w:pPr>
        <w:pStyle w:val="ListParagraph"/>
        <w:numPr>
          <w:ilvl w:val="0"/>
          <w:numId w:val="9"/>
        </w:numPr>
        <w:rPr>
          <w:rFonts w:ascii="Times New Roman" w:eastAsia="Times New Roman" w:hAnsi="Times New Roman" w:cs="Times New Roman"/>
        </w:rPr>
      </w:pPr>
      <w:r>
        <w:rPr>
          <w:rFonts w:ascii="Times New Roman" w:eastAsia="Times New Roman" w:hAnsi="Times New Roman" w:cs="Times New Roman"/>
        </w:rPr>
        <w:t xml:space="preserve">Company -  </w:t>
      </w:r>
      <w:r w:rsidR="00AE1B4C">
        <w:rPr>
          <w:rFonts w:ascii="Times New Roman" w:eastAsia="Times New Roman" w:hAnsi="Times New Roman" w:cs="Times New Roman"/>
        </w:rPr>
        <w:t xml:space="preserve">Darling has half of the market share and offers four lines of products for people belonging to all income levels. The distributor network is </w:t>
      </w:r>
      <w:r w:rsidR="009E6CA2">
        <w:rPr>
          <w:rFonts w:ascii="Times New Roman" w:eastAsia="Times New Roman" w:hAnsi="Times New Roman" w:cs="Times New Roman"/>
        </w:rPr>
        <w:t>vast which ensures timely delivery of products.</w:t>
      </w:r>
      <w:r w:rsidR="003F6BCC">
        <w:rPr>
          <w:rFonts w:ascii="Times New Roman" w:eastAsia="Times New Roman" w:hAnsi="Times New Roman" w:cs="Times New Roman"/>
        </w:rPr>
        <w:t xml:space="preserve"> Darling’s major competitors, Sister and Fashion Idol, are still entering the African market which gives Darling a competitive advantage to secure its operations and push the competitors by employing better marketing strategies and attracting customers.</w:t>
      </w:r>
    </w:p>
    <w:p w14:paraId="31F20376" w14:textId="77777777" w:rsidR="003F6BCC" w:rsidRPr="003F6BCC" w:rsidRDefault="003F6BCC" w:rsidP="004F683B">
      <w:pPr>
        <w:rPr>
          <w:rFonts w:eastAsia="Times New Roman"/>
        </w:rPr>
      </w:pPr>
    </w:p>
    <w:p w14:paraId="3BBDB0BF" w14:textId="77777777" w:rsidR="003D3981" w:rsidRDefault="003F6BCC" w:rsidP="004F683B">
      <w:pPr>
        <w:pStyle w:val="ListParagraph"/>
        <w:numPr>
          <w:ilvl w:val="0"/>
          <w:numId w:val="9"/>
        </w:numPr>
        <w:rPr>
          <w:rFonts w:ascii="Times New Roman" w:eastAsia="Times New Roman" w:hAnsi="Times New Roman" w:cs="Times New Roman"/>
        </w:rPr>
      </w:pPr>
      <w:r>
        <w:rPr>
          <w:rFonts w:ascii="Times New Roman" w:eastAsia="Times New Roman" w:hAnsi="Times New Roman" w:cs="Times New Roman"/>
        </w:rPr>
        <w:t xml:space="preserve">Collaborators and Complementers -  </w:t>
      </w:r>
      <w:r w:rsidR="00075707">
        <w:rPr>
          <w:rFonts w:ascii="Times New Roman" w:eastAsia="Times New Roman" w:hAnsi="Times New Roman" w:cs="Times New Roman"/>
        </w:rPr>
        <w:t xml:space="preserve">Here the collaborators are supermarkets, retailers or outside stores and distributors who make timely delivery. The complementers would be the employees working for Darling and even the retailers and supermarkets or other similar entities. </w:t>
      </w:r>
    </w:p>
    <w:p w14:paraId="64BC3F13" w14:textId="77777777" w:rsidR="003D3981" w:rsidRPr="003D3981" w:rsidRDefault="003D3981" w:rsidP="004F683B">
      <w:pPr>
        <w:rPr>
          <w:rFonts w:eastAsia="Times New Roman"/>
        </w:rPr>
      </w:pPr>
    </w:p>
    <w:p w14:paraId="3980244A" w14:textId="1FBEB5EA" w:rsidR="00D7120D" w:rsidRDefault="003D3981" w:rsidP="004F683B">
      <w:pPr>
        <w:pStyle w:val="ListParagraph"/>
        <w:numPr>
          <w:ilvl w:val="0"/>
          <w:numId w:val="9"/>
        </w:numPr>
        <w:rPr>
          <w:rFonts w:ascii="Times New Roman" w:eastAsia="Times New Roman" w:hAnsi="Times New Roman" w:cs="Times New Roman"/>
        </w:rPr>
      </w:pPr>
      <w:r>
        <w:rPr>
          <w:rFonts w:ascii="Times New Roman" w:eastAsia="Times New Roman" w:hAnsi="Times New Roman" w:cs="Times New Roman"/>
        </w:rPr>
        <w:t>Competitors – Major competitors are Sister and Fashion Idol. Sister produces products which are close to the quality provided by Darling and are expanding rapidly</w:t>
      </w:r>
      <w:r w:rsidR="001738A6">
        <w:rPr>
          <w:rFonts w:ascii="Times New Roman" w:eastAsia="Times New Roman" w:hAnsi="Times New Roman" w:cs="Times New Roman"/>
        </w:rPr>
        <w:t xml:space="preserve">. They also have 3 lines of products to produce and sell to people of all income levels. </w:t>
      </w:r>
      <w:r w:rsidR="00413A46">
        <w:rPr>
          <w:rFonts w:ascii="Times New Roman" w:eastAsia="Times New Roman" w:hAnsi="Times New Roman" w:cs="Times New Roman"/>
        </w:rPr>
        <w:t>Fashion Idol was a brand for a giant hair company Rebecca Hair Product Inc. (Rebecca)</w:t>
      </w:r>
      <w:r w:rsidR="0042191C">
        <w:rPr>
          <w:rFonts w:ascii="Times New Roman" w:eastAsia="Times New Roman" w:hAnsi="Times New Roman" w:cs="Times New Roman"/>
        </w:rPr>
        <w:t xml:space="preserve"> from china. It had intensive research facilities as well as sold around 2000 products in 30 countries. </w:t>
      </w:r>
      <w:r w:rsidR="00E12F28">
        <w:rPr>
          <w:rFonts w:ascii="Times New Roman" w:eastAsia="Times New Roman" w:hAnsi="Times New Roman" w:cs="Times New Roman"/>
        </w:rPr>
        <w:t>They produced synthetic</w:t>
      </w:r>
      <w:r w:rsidR="008B09BA">
        <w:rPr>
          <w:rFonts w:ascii="Times New Roman" w:eastAsia="Times New Roman" w:hAnsi="Times New Roman" w:cs="Times New Roman"/>
        </w:rPr>
        <w:t xml:space="preserve"> fibers which were cheaper than kanekalon and with large resource and low </w:t>
      </w:r>
      <w:r w:rsidR="00D57745">
        <w:rPr>
          <w:rFonts w:ascii="Times New Roman" w:eastAsia="Times New Roman" w:hAnsi="Times New Roman" w:cs="Times New Roman"/>
        </w:rPr>
        <w:t>labor</w:t>
      </w:r>
      <w:r w:rsidR="008B09BA">
        <w:rPr>
          <w:rFonts w:ascii="Times New Roman" w:eastAsia="Times New Roman" w:hAnsi="Times New Roman" w:cs="Times New Roman"/>
        </w:rPr>
        <w:t xml:space="preserve"> cost Fashion Idol products were more affordable then Darling’s and Sister’s.</w:t>
      </w:r>
      <w:r w:rsidR="0042191C">
        <w:rPr>
          <w:rFonts w:ascii="Times New Roman" w:eastAsia="Times New Roman" w:hAnsi="Times New Roman" w:cs="Times New Roman"/>
        </w:rPr>
        <w:t xml:space="preserve"> </w:t>
      </w:r>
      <w:r>
        <w:rPr>
          <w:rFonts w:ascii="Times New Roman" w:eastAsia="Times New Roman" w:hAnsi="Times New Roman" w:cs="Times New Roman"/>
        </w:rPr>
        <w:t xml:space="preserve"> </w:t>
      </w:r>
      <w:r w:rsidR="00075707">
        <w:rPr>
          <w:rFonts w:ascii="Times New Roman" w:eastAsia="Times New Roman" w:hAnsi="Times New Roman" w:cs="Times New Roman"/>
        </w:rPr>
        <w:t xml:space="preserve"> </w:t>
      </w:r>
      <w:r w:rsidR="003F6BCC">
        <w:rPr>
          <w:rFonts w:ascii="Times New Roman" w:eastAsia="Times New Roman" w:hAnsi="Times New Roman" w:cs="Times New Roman"/>
        </w:rPr>
        <w:t xml:space="preserve">  </w:t>
      </w:r>
      <w:r w:rsidR="007614F3">
        <w:rPr>
          <w:rFonts w:ascii="Times New Roman" w:eastAsia="Times New Roman" w:hAnsi="Times New Roman" w:cs="Times New Roman"/>
        </w:rPr>
        <w:t xml:space="preserve"> </w:t>
      </w:r>
      <w:r w:rsidR="009E6CA2">
        <w:rPr>
          <w:rFonts w:ascii="Times New Roman" w:eastAsia="Times New Roman" w:hAnsi="Times New Roman" w:cs="Times New Roman"/>
        </w:rPr>
        <w:t xml:space="preserve"> </w:t>
      </w:r>
    </w:p>
    <w:p w14:paraId="4A09D755" w14:textId="77777777" w:rsidR="00A00AF5" w:rsidRDefault="00A00AF5" w:rsidP="004F683B">
      <w:pPr>
        <w:rPr>
          <w:rFonts w:eastAsia="Times New Roman"/>
        </w:rPr>
      </w:pPr>
    </w:p>
    <w:p w14:paraId="1C9830E6" w14:textId="77777777" w:rsidR="00A00AF5" w:rsidRPr="00A00AF5" w:rsidRDefault="00A00AF5" w:rsidP="004F683B">
      <w:pPr>
        <w:rPr>
          <w:rFonts w:eastAsia="Times New Roman"/>
        </w:rPr>
      </w:pPr>
    </w:p>
    <w:p w14:paraId="2AB669A8" w14:textId="781FD08A" w:rsidR="00A85305" w:rsidRDefault="00A85305" w:rsidP="004F683B">
      <w:pPr>
        <w:rPr>
          <w:rFonts w:eastAsia="Times New Roman"/>
        </w:rPr>
      </w:pPr>
      <w:r w:rsidRPr="003478A0">
        <w:rPr>
          <w:rFonts w:eastAsia="Times New Roman"/>
          <w:highlight w:val="yellow"/>
        </w:rPr>
        <w:t>SWOT analysis:</w:t>
      </w:r>
      <w:r>
        <w:rPr>
          <w:rFonts w:eastAsia="Times New Roman"/>
        </w:rPr>
        <w:t xml:space="preserve"> </w:t>
      </w:r>
    </w:p>
    <w:p w14:paraId="055265B4" w14:textId="77777777" w:rsidR="00A96DE8" w:rsidRDefault="00A96DE8" w:rsidP="004F683B">
      <w:pPr>
        <w:rPr>
          <w:rFonts w:eastAsia="Times New Roman"/>
        </w:rPr>
      </w:pPr>
    </w:p>
    <w:p w14:paraId="0F754FCA" w14:textId="0671F360" w:rsidR="002A5CE5" w:rsidRDefault="00A85305" w:rsidP="004F683B">
      <w:pPr>
        <w:pStyle w:val="ListParagraph"/>
        <w:numPr>
          <w:ilvl w:val="0"/>
          <w:numId w:val="7"/>
        </w:numPr>
        <w:rPr>
          <w:rFonts w:ascii="Times New Roman" w:eastAsia="Times New Roman" w:hAnsi="Times New Roman" w:cs="Times New Roman"/>
        </w:rPr>
      </w:pPr>
      <w:r>
        <w:rPr>
          <w:rFonts w:ascii="Times New Roman" w:eastAsia="Times New Roman" w:hAnsi="Times New Roman" w:cs="Times New Roman"/>
        </w:rPr>
        <w:t xml:space="preserve">Strength </w:t>
      </w:r>
      <w:r w:rsidR="004259F4">
        <w:rPr>
          <w:rFonts w:ascii="Times New Roman" w:eastAsia="Times New Roman" w:hAnsi="Times New Roman" w:cs="Times New Roman"/>
        </w:rPr>
        <w:t>–</w:t>
      </w:r>
      <w:r>
        <w:rPr>
          <w:rFonts w:ascii="Times New Roman" w:eastAsia="Times New Roman" w:hAnsi="Times New Roman" w:cs="Times New Roman"/>
        </w:rPr>
        <w:t xml:space="preserve"> </w:t>
      </w:r>
      <w:r w:rsidR="007B2314">
        <w:rPr>
          <w:rFonts w:ascii="Times New Roman" w:eastAsia="Times New Roman" w:hAnsi="Times New Roman" w:cs="Times New Roman"/>
        </w:rPr>
        <w:t>Darling is</w:t>
      </w:r>
      <w:r w:rsidR="004259F4">
        <w:rPr>
          <w:rFonts w:ascii="Times New Roman" w:eastAsia="Times New Roman" w:hAnsi="Times New Roman" w:cs="Times New Roman"/>
        </w:rPr>
        <w:t xml:space="preserve"> the industry leader in hair care</w:t>
      </w:r>
      <w:r w:rsidR="000A76F5">
        <w:rPr>
          <w:rFonts w:ascii="Times New Roman" w:eastAsia="Times New Roman" w:hAnsi="Times New Roman" w:cs="Times New Roman"/>
        </w:rPr>
        <w:t xml:space="preserve"> with </w:t>
      </w:r>
      <w:r w:rsidR="007614F3">
        <w:rPr>
          <w:rFonts w:ascii="Times New Roman" w:eastAsia="Times New Roman" w:hAnsi="Times New Roman" w:cs="Times New Roman"/>
        </w:rPr>
        <w:t xml:space="preserve">current </w:t>
      </w:r>
      <w:r w:rsidR="000A76F5">
        <w:rPr>
          <w:rFonts w:ascii="Times New Roman" w:eastAsia="Times New Roman" w:hAnsi="Times New Roman" w:cs="Times New Roman"/>
        </w:rPr>
        <w:t>market share</w:t>
      </w:r>
      <w:r w:rsidR="007614F3">
        <w:rPr>
          <w:rFonts w:ascii="Times New Roman" w:eastAsia="Times New Roman" w:hAnsi="Times New Roman" w:cs="Times New Roman"/>
        </w:rPr>
        <w:t xml:space="preserve"> as 50%</w:t>
      </w:r>
      <w:r w:rsidR="007B2314">
        <w:rPr>
          <w:rFonts w:ascii="Times New Roman" w:eastAsia="Times New Roman" w:hAnsi="Times New Roman" w:cs="Times New Roman"/>
        </w:rPr>
        <w:t xml:space="preserve"> and its specialization is</w:t>
      </w:r>
      <w:r w:rsidR="000A76F5">
        <w:rPr>
          <w:rFonts w:ascii="Times New Roman" w:eastAsia="Times New Roman" w:hAnsi="Times New Roman" w:cs="Times New Roman"/>
        </w:rPr>
        <w:t xml:space="preserve"> in synthetic hair </w:t>
      </w:r>
      <w:r w:rsidR="00A24353">
        <w:rPr>
          <w:rFonts w:ascii="Times New Roman" w:eastAsia="Times New Roman" w:hAnsi="Times New Roman" w:cs="Times New Roman"/>
        </w:rPr>
        <w:t>with best quality hair extensions lasting 2 to 4 weeks before they start to deteriorate. It was the only company</w:t>
      </w:r>
      <w:r w:rsidR="002B1A74" w:rsidRPr="002B1A74">
        <w:rPr>
          <w:rFonts w:ascii="Times New Roman" w:eastAsia="Times New Roman" w:hAnsi="Times New Roman" w:cs="Times New Roman"/>
        </w:rPr>
        <w:t xml:space="preserve"> </w:t>
      </w:r>
      <w:r w:rsidR="002B1A74">
        <w:rPr>
          <w:rFonts w:ascii="Times New Roman" w:eastAsia="Times New Roman" w:hAnsi="Times New Roman" w:cs="Times New Roman"/>
        </w:rPr>
        <w:t>licensed</w:t>
      </w:r>
      <w:r w:rsidR="00A24353">
        <w:rPr>
          <w:rFonts w:ascii="Times New Roman" w:eastAsia="Times New Roman" w:hAnsi="Times New Roman" w:cs="Times New Roman"/>
        </w:rPr>
        <w:t xml:space="preserve"> to use </w:t>
      </w:r>
      <w:r w:rsidR="007C7F20">
        <w:rPr>
          <w:rFonts w:ascii="Times New Roman" w:eastAsia="Times New Roman" w:hAnsi="Times New Roman" w:cs="Times New Roman"/>
        </w:rPr>
        <w:t>kanekalon fiber in Africa.</w:t>
      </w:r>
      <w:r w:rsidR="002B1A74">
        <w:rPr>
          <w:rFonts w:ascii="Times New Roman" w:eastAsia="Times New Roman" w:hAnsi="Times New Roman" w:cs="Times New Roman"/>
        </w:rPr>
        <w:t xml:space="preserve"> This was possible because of the exceptional R&amp;D team that the company had.</w:t>
      </w:r>
      <w:r w:rsidR="007C7F20">
        <w:rPr>
          <w:rFonts w:ascii="Times New Roman" w:eastAsia="Times New Roman" w:hAnsi="Times New Roman" w:cs="Times New Roman"/>
        </w:rPr>
        <w:t xml:space="preserve"> </w:t>
      </w:r>
      <w:r w:rsidR="0013767A">
        <w:rPr>
          <w:rFonts w:ascii="Times New Roman" w:eastAsia="Times New Roman" w:hAnsi="Times New Roman" w:cs="Times New Roman"/>
        </w:rPr>
        <w:t xml:space="preserve">Darling had specialization in dry hair market with 4 product line i.e. VIP, Classic, Darling and Celebrity. </w:t>
      </w:r>
      <w:r w:rsidR="00686578">
        <w:rPr>
          <w:rFonts w:ascii="Times New Roman" w:eastAsia="Times New Roman" w:hAnsi="Times New Roman" w:cs="Times New Roman"/>
        </w:rPr>
        <w:t>The Management under Mahmoud Saffideen who had a length</w:t>
      </w:r>
      <w:r w:rsidR="004040D4">
        <w:rPr>
          <w:rFonts w:ascii="Times New Roman" w:eastAsia="Times New Roman" w:hAnsi="Times New Roman" w:cs="Times New Roman"/>
        </w:rPr>
        <w:t>y list of management experience</w:t>
      </w:r>
      <w:r w:rsidR="00686578">
        <w:rPr>
          <w:rFonts w:ascii="Times New Roman" w:eastAsia="Times New Roman" w:hAnsi="Times New Roman" w:cs="Times New Roman"/>
        </w:rPr>
        <w:t xml:space="preserve"> was very effective and he followed Nivea’s business model of seeing the key component as consistency. Customer loyalty was strong as most custo</w:t>
      </w:r>
      <w:r w:rsidR="0047296D">
        <w:rPr>
          <w:rFonts w:ascii="Times New Roman" w:eastAsia="Times New Roman" w:hAnsi="Times New Roman" w:cs="Times New Roman"/>
        </w:rPr>
        <w:t>mers stayed with a single brand, Darling in this case.</w:t>
      </w:r>
      <w:r w:rsidR="009731CB">
        <w:rPr>
          <w:rFonts w:ascii="Times New Roman" w:eastAsia="Times New Roman" w:hAnsi="Times New Roman" w:cs="Times New Roman"/>
        </w:rPr>
        <w:t xml:space="preserve"> The delivery of products was on time because of large network of distributors. </w:t>
      </w:r>
    </w:p>
    <w:p w14:paraId="087E1A51" w14:textId="77777777" w:rsidR="002A5CE5" w:rsidRDefault="002A5CE5" w:rsidP="004F683B">
      <w:pPr>
        <w:pStyle w:val="ListParagraph"/>
        <w:rPr>
          <w:rFonts w:ascii="Times New Roman" w:eastAsia="Times New Roman" w:hAnsi="Times New Roman" w:cs="Times New Roman"/>
        </w:rPr>
      </w:pPr>
    </w:p>
    <w:p w14:paraId="319D8F9D" w14:textId="21AD73A6" w:rsidR="00A85305" w:rsidRDefault="002A5CE5" w:rsidP="004F683B">
      <w:pPr>
        <w:pStyle w:val="ListParagraph"/>
        <w:numPr>
          <w:ilvl w:val="0"/>
          <w:numId w:val="7"/>
        </w:numPr>
        <w:rPr>
          <w:rFonts w:ascii="Times New Roman" w:eastAsia="Times New Roman" w:hAnsi="Times New Roman" w:cs="Times New Roman"/>
        </w:rPr>
      </w:pPr>
      <w:r>
        <w:rPr>
          <w:rFonts w:ascii="Times New Roman" w:eastAsia="Times New Roman" w:hAnsi="Times New Roman" w:cs="Times New Roman"/>
        </w:rPr>
        <w:t xml:space="preserve">Weakness </w:t>
      </w:r>
      <w:r w:rsidR="0036291A">
        <w:rPr>
          <w:rFonts w:ascii="Times New Roman" w:eastAsia="Times New Roman" w:hAnsi="Times New Roman" w:cs="Times New Roman"/>
        </w:rPr>
        <w:t>–</w:t>
      </w:r>
      <w:r>
        <w:rPr>
          <w:rFonts w:ascii="Times New Roman" w:eastAsia="Times New Roman" w:hAnsi="Times New Roman" w:cs="Times New Roman"/>
        </w:rPr>
        <w:t xml:space="preserve"> </w:t>
      </w:r>
      <w:r w:rsidR="0036291A">
        <w:rPr>
          <w:rFonts w:ascii="Times New Roman" w:eastAsia="Times New Roman" w:hAnsi="Times New Roman" w:cs="Times New Roman"/>
        </w:rPr>
        <w:t xml:space="preserve">There was limited growth in the current market and Darling was not focusing on factors of improvement. The advertisement strategies were made keeping in mind just the African population. </w:t>
      </w:r>
      <w:r w:rsidR="002C5321">
        <w:rPr>
          <w:rFonts w:ascii="Times New Roman" w:eastAsia="Times New Roman" w:hAnsi="Times New Roman" w:cs="Times New Roman"/>
        </w:rPr>
        <w:t xml:space="preserve">Traditional advertising strategies with slow progress towards modernization. </w:t>
      </w:r>
      <w:r w:rsidR="00DD3F64">
        <w:rPr>
          <w:rFonts w:ascii="Times New Roman" w:eastAsia="Times New Roman" w:hAnsi="Times New Roman" w:cs="Times New Roman"/>
        </w:rPr>
        <w:t>High expectations of management targeting the whole world but not taking initiative to work accordingly.</w:t>
      </w:r>
      <w:r w:rsidR="002A5C97">
        <w:rPr>
          <w:rFonts w:ascii="Times New Roman" w:eastAsia="Times New Roman" w:hAnsi="Times New Roman" w:cs="Times New Roman"/>
        </w:rPr>
        <w:t xml:space="preserve"> Th</w:t>
      </w:r>
      <w:r w:rsidR="00CF2B98">
        <w:rPr>
          <w:rFonts w:ascii="Times New Roman" w:eastAsia="Times New Roman" w:hAnsi="Times New Roman" w:cs="Times New Roman"/>
        </w:rPr>
        <w:t xml:space="preserve">e marketing strategies which were planned to be implemented were not defined. </w:t>
      </w:r>
      <w:r w:rsidR="00E1673D">
        <w:rPr>
          <w:rFonts w:ascii="Times New Roman" w:eastAsia="Times New Roman" w:hAnsi="Times New Roman" w:cs="Times New Roman"/>
        </w:rPr>
        <w:t xml:space="preserve">With so much investment in R&amp;D and the only licensed company to use kanekalon fibers, it can be assumed that </w:t>
      </w:r>
      <w:r w:rsidR="00C32F31">
        <w:rPr>
          <w:rFonts w:ascii="Times New Roman" w:eastAsia="Times New Roman" w:hAnsi="Times New Roman" w:cs="Times New Roman"/>
        </w:rPr>
        <w:t xml:space="preserve">the </w:t>
      </w:r>
      <w:r w:rsidR="00E1673D">
        <w:rPr>
          <w:rFonts w:ascii="Times New Roman" w:eastAsia="Times New Roman" w:hAnsi="Times New Roman" w:cs="Times New Roman"/>
        </w:rPr>
        <w:t>raw material was costly.</w:t>
      </w:r>
    </w:p>
    <w:p w14:paraId="1B33CB16" w14:textId="77777777" w:rsidR="00E1673D" w:rsidRPr="00E1673D" w:rsidRDefault="00E1673D" w:rsidP="004F683B">
      <w:pPr>
        <w:rPr>
          <w:rFonts w:eastAsia="Times New Roman"/>
        </w:rPr>
      </w:pPr>
    </w:p>
    <w:p w14:paraId="1579151A" w14:textId="344C8AA2" w:rsidR="00770F38" w:rsidRDefault="00E1673D" w:rsidP="004F683B">
      <w:pPr>
        <w:pStyle w:val="ListParagraph"/>
        <w:numPr>
          <w:ilvl w:val="0"/>
          <w:numId w:val="7"/>
        </w:numPr>
        <w:rPr>
          <w:rFonts w:ascii="Times New Roman" w:eastAsia="Times New Roman" w:hAnsi="Times New Roman" w:cs="Times New Roman"/>
        </w:rPr>
      </w:pPr>
      <w:r>
        <w:rPr>
          <w:rFonts w:ascii="Times New Roman" w:eastAsia="Times New Roman" w:hAnsi="Times New Roman" w:cs="Times New Roman"/>
        </w:rPr>
        <w:t xml:space="preserve">Opportunities </w:t>
      </w:r>
      <w:r w:rsidR="00DB4F61">
        <w:rPr>
          <w:rFonts w:ascii="Times New Roman" w:eastAsia="Times New Roman" w:hAnsi="Times New Roman" w:cs="Times New Roman"/>
        </w:rPr>
        <w:t>–</w:t>
      </w:r>
      <w:r>
        <w:rPr>
          <w:rFonts w:ascii="Times New Roman" w:eastAsia="Times New Roman" w:hAnsi="Times New Roman" w:cs="Times New Roman"/>
        </w:rPr>
        <w:t xml:space="preserve"> </w:t>
      </w:r>
      <w:r w:rsidR="00DB4F61">
        <w:rPr>
          <w:rFonts w:ascii="Times New Roman" w:eastAsia="Times New Roman" w:hAnsi="Times New Roman" w:cs="Times New Roman"/>
        </w:rPr>
        <w:t>Still the leader in hair care product and can grow by pushing out the competitors from the market i.e. competition is less and there is room to grow</w:t>
      </w:r>
      <w:r w:rsidR="00DB4F61" w:rsidRPr="00DB4F61">
        <w:rPr>
          <w:rFonts w:ascii="Times New Roman" w:eastAsia="Times New Roman" w:hAnsi="Times New Roman" w:cs="Times New Roman"/>
        </w:rPr>
        <w:t xml:space="preserve"> </w:t>
      </w:r>
      <w:r w:rsidR="00DB4F61">
        <w:rPr>
          <w:rFonts w:ascii="Times New Roman" w:eastAsia="Times New Roman" w:hAnsi="Times New Roman" w:cs="Times New Roman"/>
        </w:rPr>
        <w:t xml:space="preserve">in different places in Africa. </w:t>
      </w:r>
      <w:r w:rsidR="00730FFE">
        <w:rPr>
          <w:rFonts w:ascii="Times New Roman" w:eastAsia="Times New Roman" w:hAnsi="Times New Roman" w:cs="Times New Roman"/>
        </w:rPr>
        <w:t>Lot of scope in international market with</w:t>
      </w:r>
      <w:r w:rsidR="001121F0">
        <w:rPr>
          <w:rFonts w:ascii="Times New Roman" w:eastAsia="Times New Roman" w:hAnsi="Times New Roman" w:cs="Times New Roman"/>
        </w:rPr>
        <w:t xml:space="preserve"> focus on</w:t>
      </w:r>
      <w:r w:rsidR="00730FFE">
        <w:rPr>
          <w:rFonts w:ascii="Times New Roman" w:eastAsia="Times New Roman" w:hAnsi="Times New Roman" w:cs="Times New Roman"/>
        </w:rPr>
        <w:t xml:space="preserve"> few changes in marketing strategies. </w:t>
      </w:r>
      <w:r w:rsidR="002A2DE1">
        <w:rPr>
          <w:rFonts w:ascii="Times New Roman" w:eastAsia="Times New Roman" w:hAnsi="Times New Roman" w:cs="Times New Roman"/>
        </w:rPr>
        <w:t xml:space="preserve">Different areas to penetrate </w:t>
      </w:r>
      <w:r w:rsidR="006826F2">
        <w:rPr>
          <w:rFonts w:ascii="Times New Roman" w:eastAsia="Times New Roman" w:hAnsi="Times New Roman" w:cs="Times New Roman"/>
        </w:rPr>
        <w:t>with the help of modernization as well as many areas to invest in to attract new customers.</w:t>
      </w:r>
    </w:p>
    <w:p w14:paraId="5484AB72" w14:textId="77777777" w:rsidR="00770F38" w:rsidRPr="00770F38" w:rsidRDefault="00770F38" w:rsidP="004F683B">
      <w:pPr>
        <w:rPr>
          <w:rFonts w:eastAsia="Times New Roman"/>
        </w:rPr>
      </w:pPr>
    </w:p>
    <w:p w14:paraId="3518B08D" w14:textId="77777777" w:rsidR="00B85AEE" w:rsidRDefault="001B24A5" w:rsidP="004F683B">
      <w:pPr>
        <w:pStyle w:val="ListParagraph"/>
        <w:numPr>
          <w:ilvl w:val="0"/>
          <w:numId w:val="7"/>
        </w:numPr>
        <w:rPr>
          <w:rFonts w:ascii="Times New Roman" w:eastAsia="Times New Roman" w:hAnsi="Times New Roman" w:cs="Times New Roman"/>
        </w:rPr>
      </w:pPr>
      <w:r>
        <w:rPr>
          <w:rFonts w:ascii="Times New Roman" w:eastAsia="Times New Roman" w:hAnsi="Times New Roman" w:cs="Times New Roman"/>
        </w:rPr>
        <w:t xml:space="preserve">Threats – Competition from national </w:t>
      </w:r>
      <w:r w:rsidR="000A21BB">
        <w:rPr>
          <w:rFonts w:ascii="Times New Roman" w:eastAsia="Times New Roman" w:hAnsi="Times New Roman" w:cs="Times New Roman"/>
        </w:rPr>
        <w:t>as well as international companies</w:t>
      </w:r>
      <w:r>
        <w:rPr>
          <w:rFonts w:ascii="Times New Roman" w:eastAsia="Times New Roman" w:hAnsi="Times New Roman" w:cs="Times New Roman"/>
        </w:rPr>
        <w:t xml:space="preserve">. Political instability and corruption which lead to counterfeit products as well as growth of black markets. </w:t>
      </w:r>
      <w:r w:rsidR="00E75338">
        <w:rPr>
          <w:rFonts w:ascii="Times New Roman" w:eastAsia="Times New Roman" w:hAnsi="Times New Roman" w:cs="Times New Roman"/>
        </w:rPr>
        <w:t>Risk o</w:t>
      </w:r>
      <w:r w:rsidR="009F7E26">
        <w:rPr>
          <w:rFonts w:ascii="Times New Roman" w:eastAsia="Times New Roman" w:hAnsi="Times New Roman" w:cs="Times New Roman"/>
        </w:rPr>
        <w:t>f inflation in the economy affecting</w:t>
      </w:r>
      <w:r w:rsidR="00BD5910">
        <w:rPr>
          <w:rFonts w:ascii="Times New Roman" w:eastAsia="Times New Roman" w:hAnsi="Times New Roman" w:cs="Times New Roman"/>
        </w:rPr>
        <w:t xml:space="preserve"> consumers who will spend less o</w:t>
      </w:r>
      <w:r w:rsidR="009F7E26">
        <w:rPr>
          <w:rFonts w:ascii="Times New Roman" w:eastAsia="Times New Roman" w:hAnsi="Times New Roman" w:cs="Times New Roman"/>
        </w:rPr>
        <w:t>n luxury items.</w:t>
      </w:r>
      <w:r w:rsidR="00B91958">
        <w:rPr>
          <w:rFonts w:ascii="Times New Roman" w:eastAsia="Times New Roman" w:hAnsi="Times New Roman" w:cs="Times New Roman"/>
        </w:rPr>
        <w:t xml:space="preserve"> Limited growth in the hair ca</w:t>
      </w:r>
      <w:r w:rsidR="0088150C">
        <w:rPr>
          <w:rFonts w:ascii="Times New Roman" w:eastAsia="Times New Roman" w:hAnsi="Times New Roman" w:cs="Times New Roman"/>
        </w:rPr>
        <w:t>re industry which may not be fulfilled by</w:t>
      </w:r>
      <w:r w:rsidR="00B91958">
        <w:rPr>
          <w:rFonts w:ascii="Times New Roman" w:eastAsia="Times New Roman" w:hAnsi="Times New Roman" w:cs="Times New Roman"/>
        </w:rPr>
        <w:t xml:space="preserve"> advertising as the </w:t>
      </w:r>
      <w:r w:rsidR="00AE7EDE">
        <w:rPr>
          <w:rFonts w:ascii="Times New Roman" w:eastAsia="Times New Roman" w:hAnsi="Times New Roman" w:cs="Times New Roman"/>
        </w:rPr>
        <w:t>number</w:t>
      </w:r>
      <w:r w:rsidR="00B91958">
        <w:rPr>
          <w:rFonts w:ascii="Times New Roman" w:eastAsia="Times New Roman" w:hAnsi="Times New Roman" w:cs="Times New Roman"/>
        </w:rPr>
        <w:t xml:space="preserve"> of customers attracted would be lower than expected.</w:t>
      </w:r>
    </w:p>
    <w:p w14:paraId="399D11C6" w14:textId="77777777" w:rsidR="00B85AEE" w:rsidRPr="00B85AEE" w:rsidRDefault="00B85AEE" w:rsidP="004F683B">
      <w:pPr>
        <w:rPr>
          <w:rFonts w:eastAsia="Times New Roman"/>
        </w:rPr>
      </w:pPr>
    </w:p>
    <w:p w14:paraId="65925137" w14:textId="77777777" w:rsidR="00B85AEE" w:rsidRDefault="00B85AEE" w:rsidP="004F683B">
      <w:pPr>
        <w:rPr>
          <w:rFonts w:eastAsia="Times New Roman"/>
        </w:rPr>
      </w:pPr>
      <w:r w:rsidRPr="003478A0">
        <w:rPr>
          <w:rFonts w:eastAsia="Times New Roman"/>
          <w:highlight w:val="yellow"/>
        </w:rPr>
        <w:t>Porter’s 5 Forces:</w:t>
      </w:r>
    </w:p>
    <w:p w14:paraId="482D7B1E" w14:textId="77777777" w:rsidR="00B85AEE" w:rsidRDefault="00B85AEE" w:rsidP="004F683B">
      <w:pPr>
        <w:rPr>
          <w:rFonts w:eastAsia="Times New Roman"/>
        </w:rPr>
      </w:pPr>
    </w:p>
    <w:p w14:paraId="40797250" w14:textId="77777777" w:rsidR="00A92428" w:rsidRDefault="009D43C6" w:rsidP="004F683B">
      <w:pPr>
        <w:pStyle w:val="ListParagraph"/>
        <w:numPr>
          <w:ilvl w:val="0"/>
          <w:numId w:val="8"/>
        </w:numPr>
        <w:rPr>
          <w:rFonts w:ascii="Times New Roman" w:eastAsia="Times New Roman" w:hAnsi="Times New Roman" w:cs="Times New Roman"/>
        </w:rPr>
      </w:pPr>
      <w:r>
        <w:rPr>
          <w:rFonts w:ascii="Times New Roman" w:eastAsia="Times New Roman" w:hAnsi="Times New Roman" w:cs="Times New Roman"/>
        </w:rPr>
        <w:t xml:space="preserve">Industry Competitors - </w:t>
      </w:r>
      <w:r w:rsidR="00D57745">
        <w:rPr>
          <w:rFonts w:ascii="Times New Roman" w:eastAsia="Times New Roman" w:hAnsi="Times New Roman" w:cs="Times New Roman"/>
        </w:rPr>
        <w:t xml:space="preserve">Major competitors are Sister and Fashion Idol. Sister produces products which are close to the quality provided by Darling and are expanding rapidly. They also have 3 lines of products to produce and sell to people of all income levels. Fashion Idol was a brand for a giant hair company Rebecca Hair Product Inc. (Rebecca) from china. It had intensive research facilities as well as sold around 2000 products in 30 countries. They produced synthetic fibers which were cheaper than kanekalon and with large resource and low labor cost Fashion Idol products were more affordable then Darling’s and Sister’s.  </w:t>
      </w:r>
    </w:p>
    <w:p w14:paraId="779DA52F" w14:textId="77777777" w:rsidR="00A92428" w:rsidRDefault="00A92428" w:rsidP="004F683B">
      <w:pPr>
        <w:pStyle w:val="ListParagraph"/>
        <w:ind w:left="842"/>
        <w:rPr>
          <w:rFonts w:ascii="Times New Roman" w:eastAsia="Times New Roman" w:hAnsi="Times New Roman" w:cs="Times New Roman"/>
        </w:rPr>
      </w:pPr>
    </w:p>
    <w:p w14:paraId="681DE162" w14:textId="50D92ED4" w:rsidR="00996BAC" w:rsidRDefault="00A92428" w:rsidP="004F683B">
      <w:pPr>
        <w:pStyle w:val="ListParagraph"/>
        <w:numPr>
          <w:ilvl w:val="0"/>
          <w:numId w:val="8"/>
        </w:numPr>
        <w:rPr>
          <w:rFonts w:ascii="Times New Roman" w:eastAsia="Times New Roman" w:hAnsi="Times New Roman" w:cs="Times New Roman"/>
        </w:rPr>
      </w:pPr>
      <w:r>
        <w:rPr>
          <w:rFonts w:ascii="Times New Roman" w:eastAsia="Times New Roman" w:hAnsi="Times New Roman" w:cs="Times New Roman"/>
        </w:rPr>
        <w:t xml:space="preserve">Potential entrants – These </w:t>
      </w:r>
      <w:r w:rsidR="00A1121E">
        <w:rPr>
          <w:rFonts w:ascii="Times New Roman" w:eastAsia="Times New Roman" w:hAnsi="Times New Roman" w:cs="Times New Roman"/>
        </w:rPr>
        <w:t>would-be</w:t>
      </w:r>
      <w:r>
        <w:rPr>
          <w:rFonts w:ascii="Times New Roman" w:eastAsia="Times New Roman" w:hAnsi="Times New Roman" w:cs="Times New Roman"/>
        </w:rPr>
        <w:t xml:space="preserve"> companies who are already in the hair care industry and are also positive about the growth in the African market.</w:t>
      </w:r>
      <w:r w:rsidR="00A1121E">
        <w:rPr>
          <w:rFonts w:ascii="Times New Roman" w:eastAsia="Times New Roman" w:hAnsi="Times New Roman" w:cs="Times New Roman"/>
        </w:rPr>
        <w:t xml:space="preserve"> Also, similar companies like</w:t>
      </w:r>
      <w:r w:rsidR="009407B8">
        <w:rPr>
          <w:rFonts w:ascii="Times New Roman" w:eastAsia="Times New Roman" w:hAnsi="Times New Roman" w:cs="Times New Roman"/>
        </w:rPr>
        <w:t xml:space="preserve"> Rebecca</w:t>
      </w:r>
      <w:r w:rsidR="00A1121E">
        <w:rPr>
          <w:rFonts w:ascii="Times New Roman" w:eastAsia="Times New Roman" w:hAnsi="Times New Roman" w:cs="Times New Roman"/>
        </w:rPr>
        <w:t xml:space="preserve"> </w:t>
      </w:r>
      <w:r w:rsidR="009A3465">
        <w:rPr>
          <w:rFonts w:ascii="Times New Roman" w:eastAsia="Times New Roman" w:hAnsi="Times New Roman" w:cs="Times New Roman"/>
        </w:rPr>
        <w:t xml:space="preserve">who are already well established </w:t>
      </w:r>
      <w:r w:rsidR="00A1121E">
        <w:rPr>
          <w:rFonts w:ascii="Times New Roman" w:eastAsia="Times New Roman" w:hAnsi="Times New Roman" w:cs="Times New Roman"/>
        </w:rPr>
        <w:t xml:space="preserve">would try to penetrate </w:t>
      </w:r>
      <w:r w:rsidR="009A3465">
        <w:rPr>
          <w:rFonts w:ascii="Times New Roman" w:eastAsia="Times New Roman" w:hAnsi="Times New Roman" w:cs="Times New Roman"/>
        </w:rPr>
        <w:t>this market.</w:t>
      </w:r>
      <w:r w:rsidR="00996BAC">
        <w:rPr>
          <w:rFonts w:ascii="Times New Roman" w:eastAsia="Times New Roman" w:hAnsi="Times New Roman" w:cs="Times New Roman"/>
        </w:rPr>
        <w:t xml:space="preserve"> Since there is limited growth in the industry the competition can grow as this would be a source of motivation for any company to introduce its products.</w:t>
      </w:r>
    </w:p>
    <w:p w14:paraId="39549FB9" w14:textId="77777777" w:rsidR="00996BAC" w:rsidRPr="00996BAC" w:rsidRDefault="00996BAC" w:rsidP="004F683B">
      <w:pPr>
        <w:rPr>
          <w:rFonts w:eastAsia="Times New Roman"/>
        </w:rPr>
      </w:pPr>
    </w:p>
    <w:p w14:paraId="1771CB73" w14:textId="77777777" w:rsidR="007042A3" w:rsidRDefault="00B01CEE" w:rsidP="004F683B">
      <w:pPr>
        <w:pStyle w:val="ListParagraph"/>
        <w:numPr>
          <w:ilvl w:val="0"/>
          <w:numId w:val="8"/>
        </w:numPr>
        <w:rPr>
          <w:rFonts w:ascii="Times New Roman" w:eastAsia="Times New Roman" w:hAnsi="Times New Roman" w:cs="Times New Roman"/>
        </w:rPr>
      </w:pPr>
      <w:r>
        <w:rPr>
          <w:rFonts w:ascii="Times New Roman" w:eastAsia="Times New Roman" w:hAnsi="Times New Roman" w:cs="Times New Roman"/>
        </w:rPr>
        <w:t xml:space="preserve">Availability of Substitutes – Products made from human hair were one of the substitutes and the synthetic fibers used by </w:t>
      </w:r>
      <w:r w:rsidR="007042A3">
        <w:rPr>
          <w:rFonts w:ascii="Times New Roman" w:eastAsia="Times New Roman" w:hAnsi="Times New Roman" w:cs="Times New Roman"/>
        </w:rPr>
        <w:t>Rebecca was another. These were the only substitutes which could decrease the market share for Darling.</w:t>
      </w:r>
    </w:p>
    <w:p w14:paraId="4925E893" w14:textId="77777777" w:rsidR="007042A3" w:rsidRPr="007042A3" w:rsidRDefault="007042A3" w:rsidP="004F683B">
      <w:pPr>
        <w:rPr>
          <w:rFonts w:eastAsia="Times New Roman"/>
        </w:rPr>
      </w:pPr>
    </w:p>
    <w:p w14:paraId="5AAF71DB" w14:textId="77777777" w:rsidR="009D0994" w:rsidRDefault="00A604F8" w:rsidP="004F683B">
      <w:pPr>
        <w:pStyle w:val="ListParagraph"/>
        <w:numPr>
          <w:ilvl w:val="0"/>
          <w:numId w:val="8"/>
        </w:numPr>
        <w:rPr>
          <w:rFonts w:ascii="Times New Roman" w:eastAsia="Times New Roman" w:hAnsi="Times New Roman" w:cs="Times New Roman"/>
        </w:rPr>
      </w:pPr>
      <w:r>
        <w:rPr>
          <w:rFonts w:ascii="Times New Roman" w:eastAsia="Times New Roman" w:hAnsi="Times New Roman" w:cs="Times New Roman"/>
        </w:rPr>
        <w:t xml:space="preserve">Buyer power - </w:t>
      </w:r>
      <w:r w:rsidRPr="00A00AF5">
        <w:rPr>
          <w:rFonts w:ascii="Times New Roman" w:eastAsia="Times New Roman" w:hAnsi="Times New Roman" w:cs="Times New Roman"/>
        </w:rPr>
        <w:t>Darling currently has a market share which has reduced to 50% and to understand the customers’ requirements it is important to deliver products according to the customer. Brand loyalty is another factor which keeps customer from buying competitors’ products. 76% of the population is from rural areas i.e. they will look for products which are cheaper. Also, due to rapid growth in economy which is giving indication of inflation in the future</w:t>
      </w:r>
      <w:r>
        <w:rPr>
          <w:rFonts w:ascii="Times New Roman" w:eastAsia="Times New Roman" w:hAnsi="Times New Roman" w:cs="Times New Roman"/>
        </w:rPr>
        <w:t>, people will prefer spending less on luxury products as it wou</w:t>
      </w:r>
      <w:r w:rsidR="009D0994">
        <w:rPr>
          <w:rFonts w:ascii="Times New Roman" w:eastAsia="Times New Roman" w:hAnsi="Times New Roman" w:cs="Times New Roman"/>
        </w:rPr>
        <w:t xml:space="preserve">ld be more important to survive. </w:t>
      </w:r>
    </w:p>
    <w:p w14:paraId="4C7B44A1" w14:textId="77777777" w:rsidR="009D0994" w:rsidRPr="009D0994" w:rsidRDefault="009D0994" w:rsidP="004F683B">
      <w:pPr>
        <w:rPr>
          <w:rFonts w:eastAsia="Times New Roman"/>
        </w:rPr>
      </w:pPr>
    </w:p>
    <w:p w14:paraId="1E3BC6B7" w14:textId="5DC1F69C" w:rsidR="00562FD1" w:rsidRDefault="009D0994" w:rsidP="004F683B">
      <w:pPr>
        <w:pStyle w:val="ListParagraph"/>
        <w:numPr>
          <w:ilvl w:val="0"/>
          <w:numId w:val="8"/>
        </w:numPr>
        <w:rPr>
          <w:rFonts w:ascii="Times New Roman" w:eastAsia="Times New Roman" w:hAnsi="Times New Roman" w:cs="Times New Roman"/>
        </w:rPr>
      </w:pPr>
      <w:r>
        <w:rPr>
          <w:rFonts w:ascii="Times New Roman" w:eastAsia="Times New Roman" w:hAnsi="Times New Roman" w:cs="Times New Roman"/>
        </w:rPr>
        <w:t xml:space="preserve">Supplier power </w:t>
      </w:r>
      <w:r w:rsidR="00CD2957">
        <w:rPr>
          <w:rFonts w:ascii="Times New Roman" w:eastAsia="Times New Roman" w:hAnsi="Times New Roman" w:cs="Times New Roman"/>
        </w:rPr>
        <w:t>–</w:t>
      </w:r>
      <w:r>
        <w:rPr>
          <w:rFonts w:ascii="Times New Roman" w:eastAsia="Times New Roman" w:hAnsi="Times New Roman" w:cs="Times New Roman"/>
        </w:rPr>
        <w:t xml:space="preserve"> </w:t>
      </w:r>
      <w:r w:rsidR="00CD2957">
        <w:rPr>
          <w:rFonts w:ascii="Times New Roman" w:eastAsia="Times New Roman" w:hAnsi="Times New Roman" w:cs="Times New Roman"/>
        </w:rPr>
        <w:t xml:space="preserve">There is no limit to supply because the kanekalon fibers are produced in-house and the labor is sufficient. If Darling thinks about producing other synthetic hairs or making products from human </w:t>
      </w:r>
      <w:del w:id="11" w:author="Microsoft Office User" w:date="2017-04-14T21:28:00Z">
        <w:r w:rsidR="00CD2957" w:rsidDel="00614C4C">
          <w:rPr>
            <w:rFonts w:ascii="Times New Roman" w:eastAsia="Times New Roman" w:hAnsi="Times New Roman" w:cs="Times New Roman"/>
          </w:rPr>
          <w:delText>hair</w:delText>
        </w:r>
      </w:del>
      <w:ins w:id="12" w:author="Microsoft Office User" w:date="2017-04-14T21:28:00Z">
        <w:r w:rsidR="00614C4C">
          <w:rPr>
            <w:rFonts w:ascii="Times New Roman" w:eastAsia="Times New Roman" w:hAnsi="Times New Roman" w:cs="Times New Roman"/>
          </w:rPr>
          <w:t>hair,</w:t>
        </w:r>
      </w:ins>
      <w:r w:rsidR="00CD2957">
        <w:rPr>
          <w:rFonts w:ascii="Times New Roman" w:eastAsia="Times New Roman" w:hAnsi="Times New Roman" w:cs="Times New Roman"/>
        </w:rPr>
        <w:t xml:space="preserve"> </w:t>
      </w:r>
      <w:r w:rsidR="00947C1F">
        <w:rPr>
          <w:rFonts w:ascii="Times New Roman" w:eastAsia="Times New Roman" w:hAnsi="Times New Roman" w:cs="Times New Roman"/>
        </w:rPr>
        <w:t>then it would be essential to think about supply.</w:t>
      </w:r>
    </w:p>
    <w:p w14:paraId="05DCFD48" w14:textId="77777777" w:rsidR="00562FD1" w:rsidRPr="00562FD1" w:rsidRDefault="00562FD1" w:rsidP="004F683B">
      <w:pPr>
        <w:rPr>
          <w:rFonts w:eastAsia="Times New Roman"/>
        </w:rPr>
      </w:pPr>
    </w:p>
    <w:p w14:paraId="799E4291" w14:textId="798EB433" w:rsidR="002F2442" w:rsidRDefault="00BF1859" w:rsidP="004F683B">
      <w:pPr>
        <w:widowControl w:val="0"/>
        <w:autoSpaceDE w:val="0"/>
        <w:autoSpaceDN w:val="0"/>
        <w:adjustRightInd w:val="0"/>
        <w:spacing w:after="240"/>
        <w:rPr>
          <w:rFonts w:eastAsia="Times New Roman"/>
        </w:rPr>
      </w:pPr>
      <w:r w:rsidRPr="00BF1859">
        <w:rPr>
          <w:color w:val="000000"/>
        </w:rPr>
        <w:t>Mahmoud Saffideen</w:t>
      </w:r>
      <w:r>
        <w:rPr>
          <w:rFonts w:eastAsia="Times New Roman"/>
        </w:rPr>
        <w:t xml:space="preserve"> should consider the competition first and what strategies they are using to promote their products</w:t>
      </w:r>
      <w:r w:rsidR="00997577">
        <w:rPr>
          <w:rFonts w:eastAsia="Times New Roman"/>
        </w:rPr>
        <w:t>, since he is thinking of reinvigorating</w:t>
      </w:r>
      <w:r w:rsidR="004F683B">
        <w:rPr>
          <w:rFonts w:eastAsia="Times New Roman"/>
        </w:rPr>
        <w:t xml:space="preserve"> the brand, which would help him to promote </w:t>
      </w:r>
      <w:r w:rsidR="00CD4969">
        <w:rPr>
          <w:rFonts w:eastAsia="Times New Roman"/>
        </w:rPr>
        <w:t xml:space="preserve">the products </w:t>
      </w:r>
      <w:r w:rsidR="004F683B">
        <w:rPr>
          <w:rFonts w:eastAsia="Times New Roman"/>
        </w:rPr>
        <w:t>in a unique way.</w:t>
      </w:r>
      <w:r w:rsidR="00CD4969">
        <w:rPr>
          <w:rFonts w:eastAsia="Times New Roman"/>
        </w:rPr>
        <w:t xml:space="preserve"> The other thing is to focus on the areas where there is gr</w:t>
      </w:r>
      <w:r w:rsidR="008B1B0C">
        <w:rPr>
          <w:rFonts w:eastAsia="Times New Roman"/>
        </w:rPr>
        <w:t>owth as the market has limited growth so covering all the areas of growth would be helpful. Also, it is important to be careful with the counterfeit products and the black market and concentrate efforts on spending in areas where this won’t affect the company. The last thing is the growing economy which could lead to inflation affecting the disposable income of consumers. The products should now be created or re-created keeping in mind all these factors.</w:t>
      </w:r>
    </w:p>
    <w:p w14:paraId="7FEB2CEF" w14:textId="4C20A2CC" w:rsidR="00EC4887" w:rsidRPr="001B004A" w:rsidRDefault="00EC4887" w:rsidP="00EC4887">
      <w:pPr>
        <w:pStyle w:val="ListParagraph"/>
        <w:numPr>
          <w:ilvl w:val="0"/>
          <w:numId w:val="6"/>
        </w:numPr>
        <w:rPr>
          <w:rFonts w:ascii="Times New Roman" w:eastAsia="Times New Roman" w:hAnsi="Times New Roman" w:cs="Times New Roman"/>
        </w:rPr>
      </w:pPr>
      <w:r w:rsidRPr="003478A0">
        <w:rPr>
          <w:rFonts w:ascii="Times New Roman" w:eastAsia="Times New Roman" w:hAnsi="Times New Roman" w:cs="Times New Roman"/>
          <w:color w:val="222222"/>
          <w:highlight w:val="yellow"/>
          <w:shd w:val="clear" w:color="auto" w:fill="FFFFFF"/>
        </w:rPr>
        <w:t>To gain 1% additional point of the dry hair care product market share, Darling needs to steal $660,000 worth of revenue from competition; however, in addition to stealing business from</w:t>
      </w:r>
      <w:r w:rsidRPr="00EC4887">
        <w:rPr>
          <w:rFonts w:ascii="Times New Roman" w:eastAsia="Times New Roman" w:hAnsi="Times New Roman" w:cs="Times New Roman"/>
          <w:color w:val="222222"/>
          <w:shd w:val="clear" w:color="auto" w:fill="FFFFFF"/>
        </w:rPr>
        <w:t xml:space="preserve"> the competition they can create new demand using a variety of means. If the firm spends $1 million on new marketing efforts what is the minimum amount of market share as a percent that they must deliver?</w:t>
      </w:r>
    </w:p>
    <w:p w14:paraId="4CC26636" w14:textId="77777777" w:rsidR="001B004A" w:rsidRDefault="001B004A" w:rsidP="001B004A">
      <w:pPr>
        <w:rPr>
          <w:rFonts w:eastAsia="Times New Roman"/>
        </w:rPr>
      </w:pPr>
    </w:p>
    <w:p w14:paraId="326F4C6E" w14:textId="77777777" w:rsidR="003478A0" w:rsidRDefault="003478A0">
      <w:pPr>
        <w:rPr>
          <w:ins w:id="13" w:author="Microsoft Office User" w:date="2017-04-14T21:37:00Z"/>
          <w:rFonts w:eastAsia="Times New Roman"/>
        </w:rPr>
      </w:pPr>
      <w:ins w:id="14" w:author="Microsoft Office User" w:date="2017-04-14T21:37:00Z">
        <w:r>
          <w:rPr>
            <w:rFonts w:eastAsia="Times New Roman"/>
          </w:rPr>
          <w:br w:type="page"/>
        </w:r>
      </w:ins>
    </w:p>
    <w:p w14:paraId="6424EC96" w14:textId="2BD8ACF0" w:rsidR="00406D89" w:rsidRPr="001B004A" w:rsidRDefault="0065112D" w:rsidP="001B004A">
      <w:pPr>
        <w:ind w:left="360"/>
        <w:rPr>
          <w:rFonts w:eastAsia="Times New Roman"/>
        </w:rPr>
      </w:pPr>
      <w:r>
        <w:rPr>
          <w:rFonts w:eastAsia="Times New Roman"/>
        </w:rPr>
        <w:t xml:space="preserve">Sol. </w:t>
      </w:r>
    </w:p>
    <w:tbl>
      <w:tblPr>
        <w:tblW w:w="5180" w:type="dxa"/>
        <w:jc w:val="center"/>
        <w:tblLook w:val="04A0" w:firstRow="1" w:lastRow="0" w:firstColumn="1" w:lastColumn="0" w:noHBand="0" w:noVBand="1"/>
      </w:tblPr>
      <w:tblGrid>
        <w:gridCol w:w="3940"/>
        <w:gridCol w:w="1309"/>
      </w:tblGrid>
      <w:tr w:rsidR="00406D89" w14:paraId="564CA9E5" w14:textId="77777777" w:rsidTr="00406D89">
        <w:trPr>
          <w:trHeight w:val="320"/>
          <w:jc w:val="center"/>
        </w:trPr>
        <w:tc>
          <w:tcPr>
            <w:tcW w:w="3940" w:type="dxa"/>
            <w:tcBorders>
              <w:top w:val="single" w:sz="8" w:space="0" w:color="auto"/>
              <w:left w:val="single" w:sz="8" w:space="0" w:color="auto"/>
              <w:bottom w:val="nil"/>
              <w:right w:val="nil"/>
            </w:tcBorders>
            <w:shd w:val="clear" w:color="auto" w:fill="auto"/>
            <w:noWrap/>
            <w:vAlign w:val="bottom"/>
            <w:hideMark/>
          </w:tcPr>
          <w:p w14:paraId="779517AC" w14:textId="77777777" w:rsidR="00406D89" w:rsidRDefault="00406D89">
            <w:pPr>
              <w:rPr>
                <w:rFonts w:ascii="Calibri" w:eastAsia="Times New Roman" w:hAnsi="Calibri"/>
                <w:b/>
                <w:bCs/>
                <w:color w:val="000000"/>
              </w:rPr>
            </w:pPr>
            <w:r>
              <w:rPr>
                <w:rFonts w:ascii="Calibri" w:eastAsia="Times New Roman" w:hAnsi="Calibri"/>
                <w:b/>
                <w:bCs/>
                <w:color w:val="000000"/>
              </w:rPr>
              <w:t>Particulars</w:t>
            </w:r>
          </w:p>
        </w:tc>
        <w:tc>
          <w:tcPr>
            <w:tcW w:w="1240" w:type="dxa"/>
            <w:tcBorders>
              <w:top w:val="single" w:sz="8" w:space="0" w:color="auto"/>
              <w:left w:val="nil"/>
              <w:bottom w:val="nil"/>
              <w:right w:val="single" w:sz="8" w:space="0" w:color="auto"/>
            </w:tcBorders>
            <w:shd w:val="clear" w:color="auto" w:fill="auto"/>
            <w:noWrap/>
            <w:vAlign w:val="bottom"/>
            <w:hideMark/>
          </w:tcPr>
          <w:p w14:paraId="2DBA11E1" w14:textId="77777777" w:rsidR="00406D89" w:rsidRDefault="00406D89">
            <w:pPr>
              <w:rPr>
                <w:rFonts w:ascii="Calibri" w:eastAsia="Times New Roman" w:hAnsi="Calibri"/>
                <w:b/>
                <w:bCs/>
                <w:color w:val="000000"/>
              </w:rPr>
            </w:pPr>
            <w:r>
              <w:rPr>
                <w:rFonts w:ascii="Calibri" w:eastAsia="Times New Roman" w:hAnsi="Calibri"/>
                <w:b/>
                <w:bCs/>
                <w:color w:val="000000"/>
              </w:rPr>
              <w:t>Amount</w:t>
            </w:r>
          </w:p>
        </w:tc>
      </w:tr>
      <w:tr w:rsidR="00406D89" w14:paraId="70461C86" w14:textId="77777777" w:rsidTr="00406D89">
        <w:trPr>
          <w:trHeight w:val="320"/>
          <w:jc w:val="center"/>
        </w:trPr>
        <w:tc>
          <w:tcPr>
            <w:tcW w:w="3940" w:type="dxa"/>
            <w:tcBorders>
              <w:top w:val="nil"/>
              <w:left w:val="single" w:sz="8" w:space="0" w:color="auto"/>
              <w:bottom w:val="nil"/>
              <w:right w:val="nil"/>
            </w:tcBorders>
            <w:shd w:val="clear" w:color="auto" w:fill="auto"/>
            <w:noWrap/>
            <w:vAlign w:val="bottom"/>
            <w:hideMark/>
          </w:tcPr>
          <w:p w14:paraId="561EA921" w14:textId="77777777" w:rsidR="00406D89" w:rsidRDefault="00406D89">
            <w:pPr>
              <w:rPr>
                <w:rFonts w:ascii="Calibri" w:eastAsia="Times New Roman" w:hAnsi="Calibri"/>
                <w:color w:val="000000"/>
              </w:rPr>
            </w:pPr>
            <w:r>
              <w:rPr>
                <w:rFonts w:ascii="Calibri" w:eastAsia="Times New Roman" w:hAnsi="Calibri"/>
                <w:color w:val="000000"/>
              </w:rPr>
              <w:t>Marketing Budget</w:t>
            </w:r>
          </w:p>
        </w:tc>
        <w:tc>
          <w:tcPr>
            <w:tcW w:w="1240" w:type="dxa"/>
            <w:tcBorders>
              <w:top w:val="nil"/>
              <w:left w:val="nil"/>
              <w:bottom w:val="nil"/>
              <w:right w:val="single" w:sz="8" w:space="0" w:color="auto"/>
            </w:tcBorders>
            <w:shd w:val="clear" w:color="auto" w:fill="auto"/>
            <w:noWrap/>
            <w:vAlign w:val="bottom"/>
            <w:hideMark/>
          </w:tcPr>
          <w:p w14:paraId="714B4940" w14:textId="77777777" w:rsidR="00406D89" w:rsidRDefault="00406D89">
            <w:pPr>
              <w:jc w:val="right"/>
              <w:rPr>
                <w:rFonts w:ascii="Calibri" w:eastAsia="Times New Roman" w:hAnsi="Calibri"/>
                <w:color w:val="000000"/>
              </w:rPr>
            </w:pPr>
            <w:r>
              <w:rPr>
                <w:rFonts w:ascii="Calibri" w:eastAsia="Times New Roman" w:hAnsi="Calibri"/>
                <w:color w:val="000000"/>
              </w:rPr>
              <w:t>$1,000,000</w:t>
            </w:r>
          </w:p>
        </w:tc>
      </w:tr>
      <w:tr w:rsidR="00406D89" w14:paraId="34B199F1" w14:textId="77777777" w:rsidTr="00406D89">
        <w:trPr>
          <w:trHeight w:val="320"/>
          <w:jc w:val="center"/>
        </w:trPr>
        <w:tc>
          <w:tcPr>
            <w:tcW w:w="3940" w:type="dxa"/>
            <w:tcBorders>
              <w:top w:val="nil"/>
              <w:left w:val="single" w:sz="8" w:space="0" w:color="auto"/>
              <w:bottom w:val="nil"/>
              <w:right w:val="nil"/>
            </w:tcBorders>
            <w:shd w:val="clear" w:color="auto" w:fill="auto"/>
            <w:noWrap/>
            <w:vAlign w:val="bottom"/>
            <w:hideMark/>
          </w:tcPr>
          <w:p w14:paraId="4CC13FAF" w14:textId="77777777" w:rsidR="00406D89" w:rsidRDefault="00406D89">
            <w:pPr>
              <w:rPr>
                <w:rFonts w:ascii="Calibri" w:eastAsia="Times New Roman" w:hAnsi="Calibri"/>
                <w:color w:val="000000"/>
              </w:rPr>
            </w:pPr>
            <w:r>
              <w:rPr>
                <w:rFonts w:ascii="Calibri" w:eastAsia="Times New Roman" w:hAnsi="Calibri"/>
                <w:color w:val="000000"/>
              </w:rPr>
              <w:t>Revenue to steal from competitiors</w:t>
            </w:r>
          </w:p>
        </w:tc>
        <w:tc>
          <w:tcPr>
            <w:tcW w:w="1240" w:type="dxa"/>
            <w:tcBorders>
              <w:top w:val="nil"/>
              <w:left w:val="nil"/>
              <w:bottom w:val="nil"/>
              <w:right w:val="single" w:sz="8" w:space="0" w:color="auto"/>
            </w:tcBorders>
            <w:shd w:val="clear" w:color="auto" w:fill="auto"/>
            <w:noWrap/>
            <w:vAlign w:val="bottom"/>
            <w:hideMark/>
          </w:tcPr>
          <w:p w14:paraId="2CB4F1EB" w14:textId="77777777" w:rsidR="00406D89" w:rsidRDefault="00406D89">
            <w:pPr>
              <w:jc w:val="right"/>
              <w:rPr>
                <w:rFonts w:ascii="Calibri" w:eastAsia="Times New Roman" w:hAnsi="Calibri"/>
                <w:color w:val="000000"/>
              </w:rPr>
            </w:pPr>
            <w:r>
              <w:rPr>
                <w:rFonts w:ascii="Calibri" w:eastAsia="Times New Roman" w:hAnsi="Calibri"/>
                <w:color w:val="000000"/>
              </w:rPr>
              <w:t>$660,000</w:t>
            </w:r>
          </w:p>
        </w:tc>
      </w:tr>
      <w:tr w:rsidR="00406D89" w14:paraId="53C3A719" w14:textId="77777777" w:rsidTr="00406D89">
        <w:trPr>
          <w:trHeight w:val="340"/>
          <w:jc w:val="center"/>
        </w:trPr>
        <w:tc>
          <w:tcPr>
            <w:tcW w:w="3940" w:type="dxa"/>
            <w:tcBorders>
              <w:top w:val="nil"/>
              <w:left w:val="single" w:sz="8" w:space="0" w:color="auto"/>
              <w:bottom w:val="single" w:sz="8" w:space="0" w:color="auto"/>
              <w:right w:val="nil"/>
            </w:tcBorders>
            <w:shd w:val="clear" w:color="auto" w:fill="auto"/>
            <w:noWrap/>
            <w:vAlign w:val="bottom"/>
            <w:hideMark/>
          </w:tcPr>
          <w:p w14:paraId="1C6B76AA" w14:textId="77777777" w:rsidR="00406D89" w:rsidRDefault="00406D89">
            <w:pPr>
              <w:rPr>
                <w:rFonts w:ascii="Calibri" w:eastAsia="Times New Roman" w:hAnsi="Calibri"/>
                <w:b/>
                <w:bCs/>
                <w:color w:val="000000"/>
              </w:rPr>
            </w:pPr>
            <w:r>
              <w:rPr>
                <w:rFonts w:ascii="Calibri" w:eastAsia="Times New Roman" w:hAnsi="Calibri"/>
                <w:b/>
                <w:bCs/>
                <w:color w:val="000000"/>
              </w:rPr>
              <w:t>Minimum amount of Market Share (%)</w:t>
            </w:r>
          </w:p>
        </w:tc>
        <w:tc>
          <w:tcPr>
            <w:tcW w:w="1240" w:type="dxa"/>
            <w:tcBorders>
              <w:top w:val="nil"/>
              <w:left w:val="nil"/>
              <w:bottom w:val="single" w:sz="8" w:space="0" w:color="auto"/>
              <w:right w:val="single" w:sz="8" w:space="0" w:color="auto"/>
            </w:tcBorders>
            <w:shd w:val="clear" w:color="auto" w:fill="auto"/>
            <w:noWrap/>
            <w:vAlign w:val="bottom"/>
            <w:hideMark/>
          </w:tcPr>
          <w:p w14:paraId="61B40F81" w14:textId="77777777" w:rsidR="00406D89" w:rsidRDefault="00406D89">
            <w:pPr>
              <w:jc w:val="right"/>
              <w:rPr>
                <w:rFonts w:ascii="Calibri" w:eastAsia="Times New Roman" w:hAnsi="Calibri"/>
                <w:b/>
                <w:bCs/>
                <w:color w:val="000000"/>
              </w:rPr>
            </w:pPr>
            <w:r>
              <w:rPr>
                <w:rFonts w:ascii="Calibri" w:eastAsia="Times New Roman" w:hAnsi="Calibri"/>
                <w:b/>
                <w:bCs/>
                <w:color w:val="000000"/>
              </w:rPr>
              <w:t>1.52%</w:t>
            </w:r>
          </w:p>
        </w:tc>
      </w:tr>
    </w:tbl>
    <w:p w14:paraId="284C2275" w14:textId="77777777" w:rsidR="003478A0" w:rsidRDefault="003478A0" w:rsidP="00E20A64">
      <w:pPr>
        <w:rPr>
          <w:rFonts w:eastAsia="Times New Roman"/>
        </w:rPr>
      </w:pPr>
    </w:p>
    <w:p w14:paraId="349C0007" w14:textId="0BD2AA37" w:rsidR="0054086F" w:rsidRDefault="003478A0" w:rsidP="00E20A64">
      <w:pPr>
        <w:rPr>
          <w:rFonts w:eastAsia="Times New Roman"/>
        </w:rPr>
      </w:pPr>
      <w:r>
        <w:rPr>
          <w:rFonts w:eastAsia="Times New Roman"/>
        </w:rPr>
        <w:t xml:space="preserve">Note: </w:t>
      </w:r>
      <w:r w:rsidR="00245A68">
        <w:rPr>
          <w:rFonts w:eastAsia="Times New Roman"/>
        </w:rPr>
        <w:t>Creating new demand is possible through advertising and to steal revenue of $660,000 from competitors and spend $1 million dollars on new marketing efforts, the minimum amount of Market share for Darling will be 1.52%</w:t>
      </w:r>
      <w:r w:rsidR="00437EBB">
        <w:rPr>
          <w:rFonts w:eastAsia="Times New Roman"/>
        </w:rPr>
        <w:t>. (Variety of means for creating new demand are discussed in Appendix A)</w:t>
      </w:r>
    </w:p>
    <w:p w14:paraId="7818E2AB" w14:textId="77777777" w:rsidR="0054086F" w:rsidRDefault="0054086F" w:rsidP="00E20A64">
      <w:pPr>
        <w:rPr>
          <w:rFonts w:eastAsia="Times New Roman"/>
        </w:rPr>
      </w:pPr>
    </w:p>
    <w:p w14:paraId="5A546EC8" w14:textId="77777777" w:rsidR="003478A0" w:rsidRDefault="003478A0">
      <w:pPr>
        <w:rPr>
          <w:rFonts w:eastAsia="Times New Roman"/>
          <w:b/>
        </w:rPr>
      </w:pPr>
      <w:r>
        <w:rPr>
          <w:rFonts w:eastAsia="Times New Roman"/>
          <w:b/>
        </w:rPr>
        <w:br w:type="page"/>
      </w:r>
    </w:p>
    <w:p w14:paraId="7CDA4D2C" w14:textId="2EF078BB" w:rsidR="0054086F" w:rsidRDefault="0054086F" w:rsidP="00E20A64">
      <w:pPr>
        <w:rPr>
          <w:rFonts w:eastAsia="Times New Roman"/>
        </w:rPr>
      </w:pPr>
      <w:r>
        <w:rPr>
          <w:rFonts w:eastAsia="Times New Roman"/>
          <w:b/>
        </w:rPr>
        <w:t xml:space="preserve">Appendix C </w:t>
      </w:r>
      <w:r>
        <w:rPr>
          <w:rFonts w:eastAsia="Times New Roman"/>
        </w:rPr>
        <w:t>(Source: Darling Kenya Case Pgs. 1-7)</w:t>
      </w:r>
    </w:p>
    <w:p w14:paraId="24BE5B11" w14:textId="77777777" w:rsidR="00CA05F4" w:rsidRDefault="00CA05F4" w:rsidP="00E20A64">
      <w:pPr>
        <w:rPr>
          <w:rFonts w:eastAsia="Times New Roman"/>
        </w:rPr>
      </w:pPr>
    </w:p>
    <w:p w14:paraId="4CAED2BC" w14:textId="77777777" w:rsidR="009B4F9C" w:rsidRDefault="009B4F9C" w:rsidP="00E20A64">
      <w:pPr>
        <w:rPr>
          <w:rFonts w:eastAsia="Times New Roman"/>
        </w:rPr>
      </w:pPr>
      <w:r w:rsidRPr="003478A0">
        <w:rPr>
          <w:rFonts w:eastAsia="Times New Roman"/>
          <w:highlight w:val="yellow"/>
        </w:rPr>
        <w:t>7P’s:</w:t>
      </w:r>
    </w:p>
    <w:p w14:paraId="060A2ACB" w14:textId="77777777" w:rsidR="009B4F9C" w:rsidRDefault="009B4F9C" w:rsidP="00E20A64">
      <w:pPr>
        <w:rPr>
          <w:rFonts w:eastAsia="Times New Roman"/>
        </w:rPr>
      </w:pPr>
    </w:p>
    <w:p w14:paraId="6652DE7E" w14:textId="77777777" w:rsidR="00276D0A" w:rsidRDefault="00D076A2" w:rsidP="00E20A64">
      <w:pPr>
        <w:rPr>
          <w:rFonts w:eastAsia="Times New Roman"/>
        </w:rPr>
      </w:pPr>
      <w:r>
        <w:rPr>
          <w:rFonts w:eastAsia="Times New Roman"/>
        </w:rPr>
        <w:t xml:space="preserve">Product: The product offered by Darling is high quality and with the help of their R&amp;D department they </w:t>
      </w:r>
      <w:r w:rsidR="009346F1">
        <w:rPr>
          <w:rFonts w:eastAsia="Times New Roman"/>
        </w:rPr>
        <w:t xml:space="preserve">have </w:t>
      </w:r>
      <w:r>
        <w:rPr>
          <w:rFonts w:eastAsia="Times New Roman"/>
        </w:rPr>
        <w:t>develop</w:t>
      </w:r>
      <w:r w:rsidR="009346F1">
        <w:rPr>
          <w:rFonts w:eastAsia="Times New Roman"/>
        </w:rPr>
        <w:t>ed very durable products</w:t>
      </w:r>
      <w:r>
        <w:rPr>
          <w:rFonts w:eastAsia="Times New Roman"/>
        </w:rPr>
        <w:t xml:space="preserve"> and are the only company in Africa to be the licensed users of kanekalon fibers.</w:t>
      </w:r>
    </w:p>
    <w:p w14:paraId="538308C6" w14:textId="77777777" w:rsidR="00276D0A" w:rsidRDefault="00276D0A" w:rsidP="00E20A64">
      <w:pPr>
        <w:rPr>
          <w:rFonts w:eastAsia="Times New Roman"/>
        </w:rPr>
      </w:pPr>
    </w:p>
    <w:p w14:paraId="2AE5128B" w14:textId="69667C60" w:rsidR="00CC243A" w:rsidRDefault="00276D0A" w:rsidP="00CC243A">
      <w:pPr>
        <w:widowControl w:val="0"/>
        <w:autoSpaceDE w:val="0"/>
        <w:autoSpaceDN w:val="0"/>
        <w:adjustRightInd w:val="0"/>
        <w:spacing w:after="240"/>
        <w:rPr>
          <w:color w:val="000000"/>
        </w:rPr>
      </w:pPr>
      <w:r w:rsidRPr="00CC243A">
        <w:rPr>
          <w:rFonts w:eastAsia="Times New Roman"/>
        </w:rPr>
        <w:t xml:space="preserve">Price: Darling has 4 different lines of products to fit all income levels. </w:t>
      </w:r>
      <w:r w:rsidR="00CC243A">
        <w:rPr>
          <w:color w:val="000000"/>
        </w:rPr>
        <w:t>The blue VIP line is</w:t>
      </w:r>
      <w:r w:rsidR="00CC243A" w:rsidRPr="00CC243A">
        <w:rPr>
          <w:color w:val="000000"/>
        </w:rPr>
        <w:t xml:space="preserve"> for higher income individuals aged 15 </w:t>
      </w:r>
      <w:r w:rsidR="00CC243A">
        <w:rPr>
          <w:color w:val="000000"/>
        </w:rPr>
        <w:t>to 45, costing around</w:t>
      </w:r>
      <w:r w:rsidR="00CC243A" w:rsidRPr="00CC243A">
        <w:rPr>
          <w:color w:val="000000"/>
        </w:rPr>
        <w:t xml:space="preserve"> KSH2,000 to KSH2,</w:t>
      </w:r>
      <w:r w:rsidR="00CC243A">
        <w:rPr>
          <w:color w:val="000000"/>
        </w:rPr>
        <w:t>700 per month</w:t>
      </w:r>
      <w:r w:rsidR="00CC243A" w:rsidRPr="00CC243A">
        <w:rPr>
          <w:color w:val="000000"/>
        </w:rPr>
        <w:t>.</w:t>
      </w:r>
      <w:r w:rsidR="00CC243A">
        <w:rPr>
          <w:color w:val="000000"/>
        </w:rPr>
        <w:t xml:space="preserve"> </w:t>
      </w:r>
      <w:r w:rsidR="00CC243A" w:rsidRPr="00CC243A">
        <w:rPr>
          <w:color w:val="000000"/>
        </w:rPr>
        <w:t>The maroon Classic line was for medium to high income individuals aged 15 to 45, who would spend on average KSH1,400 to KSH</w:t>
      </w:r>
      <w:r w:rsidR="00CC243A">
        <w:rPr>
          <w:color w:val="000000"/>
        </w:rPr>
        <w:t>1,900 a month</w:t>
      </w:r>
      <w:r w:rsidR="00CC243A" w:rsidRPr="00CC243A">
        <w:rPr>
          <w:color w:val="000000"/>
        </w:rPr>
        <w:t>. The Darling line</w:t>
      </w:r>
      <w:r w:rsidR="00CC243A">
        <w:rPr>
          <w:color w:val="000000"/>
        </w:rPr>
        <w:t xml:space="preserve"> comes</w:t>
      </w:r>
      <w:r w:rsidR="00CC243A" w:rsidRPr="00CC243A">
        <w:rPr>
          <w:color w:val="000000"/>
        </w:rPr>
        <w:t xml:space="preserve"> in diverse colors</w:t>
      </w:r>
      <w:r w:rsidR="00CC243A">
        <w:rPr>
          <w:color w:val="000000"/>
        </w:rPr>
        <w:t xml:space="preserve"> and</w:t>
      </w:r>
      <w:r w:rsidR="00CC243A" w:rsidRPr="00CC243A">
        <w:rPr>
          <w:color w:val="000000"/>
        </w:rPr>
        <w:t xml:space="preserve"> was the most broadly defined. It was meant for any individual</w:t>
      </w:r>
      <w:r w:rsidR="00CC243A">
        <w:rPr>
          <w:color w:val="000000"/>
        </w:rPr>
        <w:t>s</w:t>
      </w:r>
      <w:r w:rsidR="00CC243A" w:rsidRPr="00CC243A">
        <w:rPr>
          <w:color w:val="000000"/>
        </w:rPr>
        <w:t xml:space="preserve"> aged eight to 60 years old and included weaves, wigs and braids. </w:t>
      </w:r>
      <w:r w:rsidR="00244FA0">
        <w:rPr>
          <w:color w:val="000000"/>
        </w:rPr>
        <w:t>T</w:t>
      </w:r>
      <w:r w:rsidR="00CC243A" w:rsidRPr="00CC243A">
        <w:rPr>
          <w:color w:val="000000"/>
        </w:rPr>
        <w:t xml:space="preserve">he green Celebrity line was for the lower income individual aged eight to 60 years, who would spend KSH750 to KSH1,000 per month. </w:t>
      </w:r>
    </w:p>
    <w:p w14:paraId="4A59D71B" w14:textId="77777777" w:rsidR="001D0ABE" w:rsidRDefault="00CB2035" w:rsidP="00CC243A">
      <w:pPr>
        <w:widowControl w:val="0"/>
        <w:autoSpaceDE w:val="0"/>
        <w:autoSpaceDN w:val="0"/>
        <w:adjustRightInd w:val="0"/>
        <w:spacing w:after="240"/>
        <w:rPr>
          <w:color w:val="000000"/>
        </w:rPr>
      </w:pPr>
      <w:r>
        <w:rPr>
          <w:color w:val="000000"/>
        </w:rPr>
        <w:t xml:space="preserve">Place: Africa is a developing country with many areas which are underdeveloped. </w:t>
      </w:r>
      <w:r w:rsidR="003C0E97">
        <w:rPr>
          <w:color w:val="000000"/>
        </w:rPr>
        <w:t>Most of</w:t>
      </w:r>
      <w:r>
        <w:rPr>
          <w:color w:val="000000"/>
        </w:rPr>
        <w:t xml:space="preserve"> the population is in rural areas with slow expansion in urban areas. </w:t>
      </w:r>
      <w:r w:rsidR="003C0E97">
        <w:rPr>
          <w:color w:val="000000"/>
        </w:rPr>
        <w:t xml:space="preserve">There is a lot of corruption within the government </w:t>
      </w:r>
      <w:r w:rsidR="001D0ABE">
        <w:rPr>
          <w:color w:val="000000"/>
        </w:rPr>
        <w:t xml:space="preserve">which makes the country politically unstable. </w:t>
      </w:r>
    </w:p>
    <w:p w14:paraId="5330FF58" w14:textId="7D20CC8B" w:rsidR="00CB2035" w:rsidRDefault="001D0ABE" w:rsidP="00CC243A">
      <w:pPr>
        <w:widowControl w:val="0"/>
        <w:autoSpaceDE w:val="0"/>
        <w:autoSpaceDN w:val="0"/>
        <w:adjustRightInd w:val="0"/>
        <w:spacing w:after="240"/>
        <w:rPr>
          <w:color w:val="000000"/>
        </w:rPr>
      </w:pPr>
      <w:r>
        <w:rPr>
          <w:color w:val="000000"/>
        </w:rPr>
        <w:t>Promotion: There are various methods to promote the products such as through the road show,</w:t>
      </w:r>
      <w:r w:rsidR="003C0E97">
        <w:rPr>
          <w:color w:val="000000"/>
        </w:rPr>
        <w:t xml:space="preserve"> </w:t>
      </w:r>
      <w:r>
        <w:rPr>
          <w:color w:val="000000"/>
        </w:rPr>
        <w:t>TV ads, radio ads, website update, billboards, through internet etc. With the limited growth in industry major efforts in marketing the product can really lead to amazing outcomes.</w:t>
      </w:r>
    </w:p>
    <w:p w14:paraId="0D3DB354" w14:textId="77777777" w:rsidR="001D0ABE" w:rsidRDefault="001D0ABE" w:rsidP="00CC243A">
      <w:pPr>
        <w:widowControl w:val="0"/>
        <w:autoSpaceDE w:val="0"/>
        <w:autoSpaceDN w:val="0"/>
        <w:adjustRightInd w:val="0"/>
        <w:spacing w:after="240"/>
        <w:rPr>
          <w:color w:val="000000"/>
        </w:rPr>
      </w:pPr>
      <w:r>
        <w:rPr>
          <w:color w:val="000000"/>
        </w:rPr>
        <w:t>People: Majority of the population stays in rural areas with very less disposable income at hand. People are very loyal to the brand they like and will stick to it. Also, the population prefers buying from the black market where they get premium brands for cheap prices.</w:t>
      </w:r>
    </w:p>
    <w:p w14:paraId="473C1721" w14:textId="3DA11757" w:rsidR="00CE2997" w:rsidRDefault="00CE2997" w:rsidP="00CC243A">
      <w:pPr>
        <w:widowControl w:val="0"/>
        <w:autoSpaceDE w:val="0"/>
        <w:autoSpaceDN w:val="0"/>
        <w:adjustRightInd w:val="0"/>
        <w:spacing w:after="240"/>
        <w:rPr>
          <w:color w:val="000000"/>
        </w:rPr>
      </w:pPr>
      <w:r>
        <w:rPr>
          <w:color w:val="000000"/>
        </w:rPr>
        <w:t xml:space="preserve">Process: Darling can start setting up its own salons and stores to provide better services to </w:t>
      </w:r>
      <w:r w:rsidR="00110815">
        <w:rPr>
          <w:color w:val="000000"/>
        </w:rPr>
        <w:t>their</w:t>
      </w:r>
      <w:r>
        <w:rPr>
          <w:color w:val="000000"/>
        </w:rPr>
        <w:t xml:space="preserve"> customers and even attract new customers at a faster pace.</w:t>
      </w:r>
      <w:r w:rsidR="00110815">
        <w:rPr>
          <w:color w:val="000000"/>
        </w:rPr>
        <w:t xml:space="preserve"> They can minimize their costs by collaborating with similar industries in different countries. </w:t>
      </w:r>
    </w:p>
    <w:p w14:paraId="3B981AF9" w14:textId="67EC76CD" w:rsidR="00BD66D3" w:rsidRPr="0050166A" w:rsidRDefault="00887591" w:rsidP="0050166A">
      <w:pPr>
        <w:widowControl w:val="0"/>
        <w:autoSpaceDE w:val="0"/>
        <w:autoSpaceDN w:val="0"/>
        <w:adjustRightInd w:val="0"/>
        <w:spacing w:after="240"/>
        <w:rPr>
          <w:color w:val="000000"/>
        </w:rPr>
      </w:pPr>
      <w:r>
        <w:rPr>
          <w:color w:val="000000"/>
        </w:rPr>
        <w:t>Physical environment: The country is very unstable due to corruption in the government. The black market and the use of counterfei</w:t>
      </w:r>
      <w:r w:rsidR="00D3091F">
        <w:rPr>
          <w:color w:val="000000"/>
        </w:rPr>
        <w:t xml:space="preserve">t products take some percentage of </w:t>
      </w:r>
      <w:r>
        <w:rPr>
          <w:color w:val="000000"/>
        </w:rPr>
        <w:t xml:space="preserve">the market share of the hair care industry. </w:t>
      </w:r>
      <w:r w:rsidR="006224D0">
        <w:rPr>
          <w:color w:val="000000"/>
        </w:rPr>
        <w:t>People are very poor and the economy is growing rapidly indicating the cha</w:t>
      </w:r>
      <w:r w:rsidR="0050166A">
        <w:rPr>
          <w:color w:val="000000"/>
        </w:rPr>
        <w:t>nces of inflation in the future.</w:t>
      </w:r>
    </w:p>
    <w:sectPr w:rsidR="00BD66D3" w:rsidRPr="0050166A" w:rsidSect="00296ED0">
      <w:headerReference w:type="default" r:id="rId11"/>
      <w:footerReference w:type="even" r:id="rId12"/>
      <w:footerReference w:type="default" r:id="rId1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icrosoft Office User" w:date="2017-04-14T21:22:00Z" w:initials="Office">
    <w:p w14:paraId="563AA98D" w14:textId="77777777" w:rsidR="00614C4C" w:rsidRDefault="00614C4C">
      <w:pPr>
        <w:pStyle w:val="CommentText"/>
      </w:pPr>
      <w:r>
        <w:rPr>
          <w:rStyle w:val="CommentReference"/>
        </w:rPr>
        <w:annotationRef/>
      </w:r>
    </w:p>
    <w:p w14:paraId="46567EC4" w14:textId="36275301" w:rsidR="00614C4C" w:rsidRPr="0027682A" w:rsidRDefault="00614C4C" w:rsidP="00614C4C">
      <w:pPr>
        <w:pStyle w:val="CommentText"/>
        <w:rPr>
          <w:b/>
          <w:sz w:val="20"/>
          <w:szCs w:val="20"/>
        </w:rPr>
      </w:pPr>
      <w:r w:rsidRPr="005A4343">
        <w:rPr>
          <w:b/>
          <w:sz w:val="20"/>
          <w:szCs w:val="20"/>
          <w:highlight w:val="green"/>
        </w:rPr>
        <w:t>Individual Report Assessment</w:t>
      </w:r>
      <w:r w:rsidRPr="005A4343">
        <w:rPr>
          <w:b/>
          <w:noProof/>
          <w:sz w:val="20"/>
          <w:szCs w:val="20"/>
          <w:highlight w:val="green"/>
        </w:rPr>
        <w:t xml:space="preserve"> = </w:t>
      </w:r>
      <w:r w:rsidR="005A4343">
        <w:rPr>
          <w:b/>
          <w:noProof/>
          <w:sz w:val="20"/>
          <w:szCs w:val="20"/>
          <w:highlight w:val="green"/>
        </w:rPr>
        <w:t>Superior</w:t>
      </w:r>
    </w:p>
    <w:p w14:paraId="41469ACA" w14:textId="77777777" w:rsidR="00614C4C" w:rsidRDefault="00614C4C" w:rsidP="00614C4C">
      <w:pPr>
        <w:pStyle w:val="CommentText"/>
        <w:rPr>
          <w:i/>
          <w:sz w:val="18"/>
          <w:szCs w:val="18"/>
        </w:rPr>
      </w:pPr>
    </w:p>
    <w:p w14:paraId="125A74C0" w14:textId="53DCE298" w:rsidR="00614C4C" w:rsidRPr="0027682A" w:rsidRDefault="00614C4C" w:rsidP="00614C4C">
      <w:pPr>
        <w:pStyle w:val="CommentText"/>
        <w:rPr>
          <w:sz w:val="20"/>
          <w:szCs w:val="20"/>
        </w:rPr>
      </w:pPr>
      <w:r w:rsidRPr="0027682A">
        <w:rPr>
          <w:sz w:val="20"/>
          <w:szCs w:val="20"/>
          <w:u w:val="single"/>
        </w:rPr>
        <w:t>Problems</w:t>
      </w:r>
      <w:r w:rsidRPr="0027682A">
        <w:rPr>
          <w:sz w:val="20"/>
          <w:szCs w:val="20"/>
        </w:rPr>
        <w:t xml:space="preserve">: </w:t>
      </w:r>
      <w:r w:rsidR="009E2F85">
        <w:rPr>
          <w:sz w:val="20"/>
          <w:szCs w:val="20"/>
        </w:rPr>
        <w:t>You identified some of the problems facing this</w:t>
      </w:r>
      <w:r w:rsidR="009E2F85" w:rsidRPr="0027682A">
        <w:rPr>
          <w:sz w:val="20"/>
          <w:szCs w:val="20"/>
        </w:rPr>
        <w:t xml:space="preserve"> organization in order to create a sense of urgency about why they need to make a change right now.</w:t>
      </w:r>
      <w:r w:rsidR="009E2F85">
        <w:rPr>
          <w:sz w:val="20"/>
          <w:szCs w:val="20"/>
        </w:rPr>
        <w:t xml:space="preserve"> Strive to be more thorough in upcoming case reports. </w:t>
      </w:r>
    </w:p>
    <w:p w14:paraId="333DA5EB" w14:textId="77777777" w:rsidR="00614C4C" w:rsidRPr="0027682A" w:rsidRDefault="00614C4C" w:rsidP="00614C4C">
      <w:pPr>
        <w:pStyle w:val="CommentText"/>
        <w:rPr>
          <w:sz w:val="20"/>
          <w:szCs w:val="20"/>
        </w:rPr>
      </w:pPr>
    </w:p>
    <w:p w14:paraId="2D7D6F8B" w14:textId="77777777" w:rsidR="00265E69" w:rsidRDefault="00614C4C" w:rsidP="00614C4C">
      <w:pPr>
        <w:pStyle w:val="CommentText"/>
        <w:rPr>
          <w:sz w:val="20"/>
          <w:szCs w:val="20"/>
        </w:rPr>
      </w:pPr>
      <w:r w:rsidRPr="00425C9F">
        <w:rPr>
          <w:sz w:val="20"/>
          <w:szCs w:val="20"/>
          <w:u w:val="single"/>
        </w:rPr>
        <w:t>Possible Solutions</w:t>
      </w:r>
      <w:r w:rsidRPr="00425C9F">
        <w:rPr>
          <w:sz w:val="20"/>
          <w:szCs w:val="20"/>
        </w:rPr>
        <w:t xml:space="preserve">: </w:t>
      </w:r>
      <w:r w:rsidR="00265E69">
        <w:rPr>
          <w:sz w:val="20"/>
          <w:szCs w:val="20"/>
        </w:rPr>
        <w:t>TWELVE options several of which are unique/creative.</w:t>
      </w:r>
    </w:p>
    <w:p w14:paraId="5504BF24" w14:textId="77777777" w:rsidR="00265E69" w:rsidRDefault="00265E69" w:rsidP="00614C4C">
      <w:pPr>
        <w:pStyle w:val="CommentText"/>
        <w:rPr>
          <w:sz w:val="20"/>
          <w:szCs w:val="20"/>
        </w:rPr>
      </w:pPr>
    </w:p>
    <w:p w14:paraId="5F12FCBD" w14:textId="658907FF" w:rsidR="00614C4C" w:rsidRPr="00425C9F" w:rsidRDefault="00614C4C" w:rsidP="00614C4C">
      <w:pPr>
        <w:pStyle w:val="CommentText"/>
        <w:rPr>
          <w:sz w:val="20"/>
          <w:szCs w:val="20"/>
        </w:rPr>
      </w:pPr>
      <w:r>
        <w:rPr>
          <w:sz w:val="20"/>
          <w:szCs w:val="20"/>
        </w:rPr>
        <w:t xml:space="preserve">Pros and cons but lean qualitatively-with the exception of Option 1. </w:t>
      </w:r>
      <w:r w:rsidRPr="00425C9F">
        <w:rPr>
          <w:sz w:val="20"/>
          <w:szCs w:val="20"/>
        </w:rPr>
        <w:t xml:space="preserve">I expect to see a great deal more detail including </w:t>
      </w:r>
      <w:r>
        <w:rPr>
          <w:noProof/>
          <w:sz w:val="20"/>
          <w:szCs w:val="20"/>
        </w:rPr>
        <w:t>sa full description of the option, qualitative assessment and quantitative analyses (</w:t>
      </w:r>
      <w:r w:rsidRPr="00425C9F">
        <w:rPr>
          <w:sz w:val="20"/>
          <w:szCs w:val="20"/>
        </w:rPr>
        <w:t>dollars/percentages/numbers</w:t>
      </w:r>
      <w:r>
        <w:rPr>
          <w:noProof/>
          <w:sz w:val="20"/>
          <w:szCs w:val="20"/>
        </w:rPr>
        <w:t>)</w:t>
      </w:r>
      <w:r w:rsidRPr="00425C9F">
        <w:rPr>
          <w:sz w:val="20"/>
          <w:szCs w:val="20"/>
        </w:rPr>
        <w:t xml:space="preserve"> to support (</w:t>
      </w:r>
      <w:r>
        <w:rPr>
          <w:noProof/>
          <w:sz w:val="20"/>
          <w:szCs w:val="20"/>
        </w:rPr>
        <w:t xml:space="preserve">pros) or refute (cons) each </w:t>
      </w:r>
      <w:r>
        <w:rPr>
          <w:sz w:val="20"/>
          <w:szCs w:val="20"/>
        </w:rPr>
        <w:t>option</w:t>
      </w:r>
      <w:r w:rsidRPr="00425C9F">
        <w:rPr>
          <w:sz w:val="20"/>
          <w:szCs w:val="20"/>
        </w:rPr>
        <w:t>.</w:t>
      </w:r>
    </w:p>
    <w:p w14:paraId="7676CCBA" w14:textId="77777777" w:rsidR="00614C4C" w:rsidRPr="0027682A" w:rsidRDefault="00614C4C" w:rsidP="00614C4C">
      <w:pPr>
        <w:rPr>
          <w:sz w:val="20"/>
          <w:szCs w:val="20"/>
        </w:rPr>
      </w:pPr>
    </w:p>
    <w:p w14:paraId="07A1274C" w14:textId="1EC9B472" w:rsidR="003478A0" w:rsidRDefault="00614C4C" w:rsidP="00614C4C">
      <w:pPr>
        <w:pStyle w:val="CommentText"/>
        <w:rPr>
          <w:sz w:val="20"/>
          <w:szCs w:val="20"/>
        </w:rPr>
      </w:pPr>
      <w:r w:rsidRPr="0027682A">
        <w:rPr>
          <w:sz w:val="20"/>
          <w:szCs w:val="20"/>
          <w:u w:val="single"/>
        </w:rPr>
        <w:t>Decision</w:t>
      </w:r>
      <w:r w:rsidRPr="0027682A">
        <w:rPr>
          <w:sz w:val="20"/>
          <w:szCs w:val="20"/>
        </w:rPr>
        <w:t xml:space="preserve">: </w:t>
      </w:r>
      <w:r>
        <w:rPr>
          <w:sz w:val="20"/>
          <w:szCs w:val="20"/>
        </w:rPr>
        <w:t>Reasonable given your assessment.</w:t>
      </w:r>
    </w:p>
    <w:p w14:paraId="183C4445" w14:textId="77777777" w:rsidR="003478A0" w:rsidRDefault="003478A0" w:rsidP="003478A0">
      <w:pPr>
        <w:pStyle w:val="CommentText"/>
        <w:ind w:left="180"/>
        <w:rPr>
          <w:color w:val="262626"/>
          <w:sz w:val="20"/>
          <w:szCs w:val="20"/>
        </w:rPr>
      </w:pPr>
    </w:p>
    <w:p w14:paraId="4C6D4D53" w14:textId="60777F7F" w:rsidR="003478A0" w:rsidRPr="00C8265E" w:rsidRDefault="003478A0" w:rsidP="003478A0">
      <w:pPr>
        <w:pStyle w:val="CommentText"/>
        <w:rPr>
          <w:sz w:val="20"/>
          <w:szCs w:val="20"/>
        </w:rPr>
      </w:pPr>
      <w:r w:rsidRPr="001A057C">
        <w:rPr>
          <w:color w:val="262626"/>
          <w:sz w:val="20"/>
          <w:szCs w:val="20"/>
          <w:u w:val="single"/>
        </w:rPr>
        <w:t>Required Analyses</w:t>
      </w:r>
      <w:r>
        <w:rPr>
          <w:color w:val="262626"/>
          <w:sz w:val="20"/>
          <w:szCs w:val="20"/>
        </w:rPr>
        <w:t xml:space="preserve">: Market Size and Share YES. </w:t>
      </w:r>
      <w:r w:rsidRPr="005A4343">
        <w:rPr>
          <w:color w:val="262626"/>
          <w:sz w:val="20"/>
          <w:szCs w:val="20"/>
        </w:rPr>
        <w:t>Marketing Budget NO (</w:t>
      </w:r>
      <w:r w:rsidR="00BC60A7" w:rsidRPr="005A4343">
        <w:rPr>
          <w:color w:val="262626"/>
          <w:sz w:val="20"/>
          <w:szCs w:val="20"/>
        </w:rPr>
        <w:t>not explicitly called out as an appendix item(s).</w:t>
      </w:r>
    </w:p>
    <w:p w14:paraId="750597DA" w14:textId="77777777" w:rsidR="00614C4C" w:rsidRPr="0027682A" w:rsidRDefault="00614C4C" w:rsidP="00614C4C">
      <w:pPr>
        <w:pStyle w:val="CommentText"/>
        <w:rPr>
          <w:sz w:val="20"/>
          <w:szCs w:val="20"/>
        </w:rPr>
      </w:pPr>
    </w:p>
    <w:p w14:paraId="729F6CD8" w14:textId="6A2E959E" w:rsidR="00614C4C" w:rsidRPr="0027682A" w:rsidRDefault="00614C4C" w:rsidP="00614C4C">
      <w:pPr>
        <w:pStyle w:val="CommentText"/>
        <w:rPr>
          <w:sz w:val="20"/>
          <w:szCs w:val="20"/>
        </w:rPr>
      </w:pPr>
      <w:r w:rsidRPr="00C8265E">
        <w:rPr>
          <w:sz w:val="20"/>
          <w:szCs w:val="20"/>
          <w:u w:val="single"/>
        </w:rPr>
        <w:t>Appendix</w:t>
      </w:r>
      <w:r w:rsidRPr="00C8265E">
        <w:rPr>
          <w:sz w:val="20"/>
          <w:szCs w:val="20"/>
        </w:rPr>
        <w:t xml:space="preserve">: </w:t>
      </w:r>
      <w:r w:rsidRPr="0027682A">
        <w:rPr>
          <w:sz w:val="20"/>
          <w:szCs w:val="20"/>
        </w:rPr>
        <w:t xml:space="preserve">Best models include a complete </w:t>
      </w:r>
      <w:r w:rsidRPr="00C8265E">
        <w:rPr>
          <w:sz w:val="20"/>
          <w:szCs w:val="20"/>
          <w:highlight w:val="yellow"/>
        </w:rPr>
        <w:t>5 C’s</w:t>
      </w:r>
      <w:r w:rsidRPr="0027682A">
        <w:rPr>
          <w:sz w:val="20"/>
          <w:szCs w:val="20"/>
        </w:rPr>
        <w:t xml:space="preserve"> assessment with a </w:t>
      </w:r>
      <w:r w:rsidRPr="00C8265E">
        <w:rPr>
          <w:sz w:val="20"/>
          <w:szCs w:val="20"/>
          <w:highlight w:val="yellow"/>
        </w:rPr>
        <w:t>SWOT</w:t>
      </w:r>
      <w:r w:rsidRPr="0027682A">
        <w:rPr>
          <w:sz w:val="20"/>
          <w:szCs w:val="20"/>
        </w:rPr>
        <w:t xml:space="preserve"> and </w:t>
      </w:r>
      <w:r w:rsidRPr="003478A0">
        <w:rPr>
          <w:sz w:val="20"/>
          <w:szCs w:val="20"/>
          <w:highlight w:val="yellow"/>
        </w:rPr>
        <w:t>Porter’s 5 Force</w:t>
      </w:r>
      <w:r w:rsidRPr="0027682A">
        <w:rPr>
          <w:sz w:val="20"/>
          <w:szCs w:val="20"/>
        </w:rPr>
        <w:t xml:space="preserve">s. Other models you may have chosen include the Boston Consulting Group Matrix, </w:t>
      </w:r>
      <w:r w:rsidRPr="00C8265E">
        <w:rPr>
          <w:sz w:val="20"/>
          <w:szCs w:val="20"/>
          <w:highlight w:val="yellow"/>
        </w:rPr>
        <w:t>7 Ps,</w:t>
      </w:r>
      <w:r w:rsidRPr="0027682A">
        <w:rPr>
          <w:sz w:val="20"/>
          <w:szCs w:val="20"/>
        </w:rPr>
        <w:t xml:space="preserve"> and </w:t>
      </w:r>
      <w:r w:rsidRPr="003478A0">
        <w:rPr>
          <w:sz w:val="20"/>
          <w:szCs w:val="20"/>
        </w:rPr>
        <w:t>Product Lifecycle.</w:t>
      </w:r>
      <w:r w:rsidRPr="0027682A">
        <w:rPr>
          <w:sz w:val="20"/>
          <w:szCs w:val="20"/>
        </w:rPr>
        <w:t xml:space="preserve"> </w:t>
      </w:r>
    </w:p>
    <w:p w14:paraId="691F94F9" w14:textId="77777777" w:rsidR="00614C4C" w:rsidRDefault="00614C4C" w:rsidP="00614C4C">
      <w:pPr>
        <w:pStyle w:val="CommentText"/>
        <w:rPr>
          <w:sz w:val="20"/>
          <w:szCs w:val="20"/>
        </w:rPr>
      </w:pPr>
    </w:p>
    <w:p w14:paraId="7BA3140E" w14:textId="52F5C6F1" w:rsidR="00614C4C" w:rsidRPr="00265E69" w:rsidRDefault="00265E69" w:rsidP="00614C4C">
      <w:pPr>
        <w:rPr>
          <w:color w:val="262626"/>
          <w:sz w:val="18"/>
          <w:szCs w:val="18"/>
        </w:rPr>
      </w:pPr>
      <w:r w:rsidRPr="00265E69">
        <w:rPr>
          <w:sz w:val="18"/>
          <w:szCs w:val="18"/>
          <w:u w:val="single"/>
        </w:rPr>
        <w:t>Cites</w:t>
      </w:r>
      <w:r w:rsidRPr="00265E69">
        <w:rPr>
          <w:sz w:val="18"/>
          <w:szCs w:val="18"/>
        </w:rPr>
        <w:t>: YES.</w:t>
      </w:r>
    </w:p>
    <w:p w14:paraId="3A456A1A" w14:textId="77777777" w:rsidR="00614C4C" w:rsidRPr="0027682A" w:rsidRDefault="00614C4C" w:rsidP="00614C4C">
      <w:pPr>
        <w:pStyle w:val="CommentText"/>
        <w:rPr>
          <w:sz w:val="20"/>
          <w:szCs w:val="20"/>
        </w:rPr>
      </w:pPr>
    </w:p>
    <w:p w14:paraId="1BD22034" w14:textId="14043B98" w:rsidR="00614C4C" w:rsidRDefault="00614C4C" w:rsidP="00614C4C">
      <w:pPr>
        <w:pStyle w:val="CommentText"/>
      </w:pPr>
      <w:r w:rsidRPr="0027682A">
        <w:rPr>
          <w:sz w:val="20"/>
          <w:szCs w:val="20"/>
        </w:rPr>
        <w:t xml:space="preserve">Any additional comments about specific sections or points in this paper will appear </w:t>
      </w:r>
      <w:r>
        <w:rPr>
          <w:sz w:val="20"/>
          <w:szCs w:val="20"/>
        </w:rPr>
        <w:t xml:space="preserve">in other comment boxes </w:t>
      </w:r>
      <w:r w:rsidRPr="0027682A">
        <w:rPr>
          <w:sz w:val="20"/>
          <w:szCs w:val="20"/>
        </w:rPr>
        <w:t xml:space="preserve">below </w:t>
      </w:r>
      <w:r>
        <w:rPr>
          <w:sz w:val="20"/>
          <w:szCs w:val="20"/>
        </w:rPr>
        <w:t>or in the body of your case report and appendix.</w:t>
      </w:r>
    </w:p>
  </w:comment>
  <w:comment w:id="1" w:author="Microsoft Office User" w:date="2017-04-14T21:26:00Z" w:initials="Office">
    <w:p w14:paraId="24B45DD0" w14:textId="2E866E69" w:rsidR="00614C4C" w:rsidRDefault="00614C4C">
      <w:pPr>
        <w:pStyle w:val="CommentText"/>
      </w:pPr>
      <w:r>
        <w:rPr>
          <w:rStyle w:val="CommentReference"/>
        </w:rPr>
        <w:annotationRef/>
      </w:r>
      <w:bookmarkStart w:id="2" w:name="_GoBack"/>
      <w:bookmarkEnd w:id="2"/>
      <w:r>
        <w:t>Save space by referred the reader (me) to the exact verbiage within a case (for this particular scenario).</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D22034" w15:done="0"/>
  <w15:commentEx w15:paraId="24B45DD0"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71C33B" w14:textId="77777777" w:rsidR="00B63533" w:rsidRDefault="00B63533" w:rsidP="003B03BA">
      <w:r>
        <w:separator/>
      </w:r>
    </w:p>
  </w:endnote>
  <w:endnote w:type="continuationSeparator" w:id="0">
    <w:p w14:paraId="2A801C8D" w14:textId="77777777" w:rsidR="00B63533" w:rsidRDefault="00B63533" w:rsidP="003B03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B2F7C5" w14:textId="77777777" w:rsidR="00570FC2" w:rsidRDefault="00570FC2" w:rsidP="008E00E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CFA02D4" w14:textId="77777777" w:rsidR="00570FC2" w:rsidRDefault="00570FC2" w:rsidP="00570FC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143BDD" w14:textId="77777777" w:rsidR="00570FC2" w:rsidRPr="00100DC3" w:rsidRDefault="00570FC2">
    <w:pPr>
      <w:pStyle w:val="Footer"/>
      <w:jc w:val="right"/>
      <w:rPr>
        <w:color w:val="000000" w:themeColor="text1"/>
      </w:rPr>
    </w:pPr>
    <w:r w:rsidRPr="00100DC3">
      <w:rPr>
        <w:color w:val="000000" w:themeColor="text1"/>
        <w:sz w:val="20"/>
        <w:szCs w:val="20"/>
      </w:rPr>
      <w:t xml:space="preserve">pg. </w:t>
    </w:r>
    <w:r w:rsidRPr="00100DC3">
      <w:rPr>
        <w:color w:val="000000" w:themeColor="text1"/>
        <w:sz w:val="20"/>
        <w:szCs w:val="20"/>
      </w:rPr>
      <w:fldChar w:fldCharType="begin"/>
    </w:r>
    <w:r w:rsidRPr="00100DC3">
      <w:rPr>
        <w:color w:val="000000" w:themeColor="text1"/>
        <w:sz w:val="20"/>
        <w:szCs w:val="20"/>
      </w:rPr>
      <w:instrText xml:space="preserve"> PAGE  \* Arabic </w:instrText>
    </w:r>
    <w:r w:rsidRPr="00100DC3">
      <w:rPr>
        <w:color w:val="000000" w:themeColor="text1"/>
        <w:sz w:val="20"/>
        <w:szCs w:val="20"/>
      </w:rPr>
      <w:fldChar w:fldCharType="separate"/>
    </w:r>
    <w:r w:rsidR="00B63533">
      <w:rPr>
        <w:noProof/>
        <w:color w:val="000000" w:themeColor="text1"/>
        <w:sz w:val="20"/>
        <w:szCs w:val="20"/>
      </w:rPr>
      <w:t>1</w:t>
    </w:r>
    <w:r w:rsidRPr="00100DC3">
      <w:rPr>
        <w:color w:val="000000" w:themeColor="text1"/>
        <w:sz w:val="20"/>
        <w:szCs w:val="20"/>
      </w:rPr>
      <w:fldChar w:fldCharType="end"/>
    </w:r>
  </w:p>
  <w:p w14:paraId="0C7FB104" w14:textId="77777777" w:rsidR="00570FC2" w:rsidRPr="00100DC3" w:rsidRDefault="00570FC2" w:rsidP="00570FC2">
    <w:pPr>
      <w:pStyle w:val="Footer"/>
      <w:ind w:right="360"/>
      <w:rPr>
        <w:color w:val="000000" w:themeColor="text1"/>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8BCC72" w14:textId="77777777" w:rsidR="00B63533" w:rsidRDefault="00B63533" w:rsidP="003B03BA">
      <w:r>
        <w:separator/>
      </w:r>
    </w:p>
  </w:footnote>
  <w:footnote w:type="continuationSeparator" w:id="0">
    <w:p w14:paraId="6CC79CB6" w14:textId="77777777" w:rsidR="00B63533" w:rsidRDefault="00B63533" w:rsidP="003B03B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468EC" w14:textId="0C147665" w:rsidR="003B03BA" w:rsidRDefault="003B03BA">
    <w:pPr>
      <w:pStyle w:val="Header"/>
    </w:pPr>
    <w:r>
      <w:t>Name: Archit Jajoo</w:t>
    </w:r>
  </w:p>
  <w:p w14:paraId="63FE9DC8" w14:textId="00689DB1" w:rsidR="00296ED0" w:rsidRDefault="003B03BA">
    <w:pPr>
      <w:pStyle w:val="Header"/>
    </w:pPr>
    <w:r>
      <w:t xml:space="preserve">Report Title: </w:t>
    </w:r>
    <w:r w:rsidR="0076596C">
      <w:t xml:space="preserve">Enhancing Competitive Strategy </w:t>
    </w:r>
    <w:r w:rsidR="00560019">
      <w:t>at</w:t>
    </w:r>
    <w:r w:rsidR="0076596C">
      <w:t xml:space="preserve"> </w:t>
    </w:r>
    <w:r>
      <w:t>Darling Kenya</w:t>
    </w:r>
  </w:p>
  <w:p w14:paraId="080EA722" w14:textId="77777777" w:rsidR="003B03BA" w:rsidRDefault="003B03B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B55D0"/>
    <w:multiLevelType w:val="hybridMultilevel"/>
    <w:tmpl w:val="8C2A8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973053"/>
    <w:multiLevelType w:val="hybridMultilevel"/>
    <w:tmpl w:val="37E0E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D805E2"/>
    <w:multiLevelType w:val="hybridMultilevel"/>
    <w:tmpl w:val="D0481600"/>
    <w:lvl w:ilvl="0" w:tplc="04090001">
      <w:start w:val="1"/>
      <w:numFmt w:val="bullet"/>
      <w:lvlText w:val=""/>
      <w:lvlJc w:val="left"/>
      <w:pPr>
        <w:ind w:left="842" w:hanging="360"/>
      </w:pPr>
      <w:rPr>
        <w:rFonts w:ascii="Symbol" w:hAnsi="Symbol" w:hint="default"/>
      </w:rPr>
    </w:lvl>
    <w:lvl w:ilvl="1" w:tplc="04090003" w:tentative="1">
      <w:start w:val="1"/>
      <w:numFmt w:val="bullet"/>
      <w:lvlText w:val="o"/>
      <w:lvlJc w:val="left"/>
      <w:pPr>
        <w:ind w:left="1562" w:hanging="360"/>
      </w:pPr>
      <w:rPr>
        <w:rFonts w:ascii="Courier New" w:hAnsi="Courier New" w:cs="Courier New" w:hint="default"/>
      </w:rPr>
    </w:lvl>
    <w:lvl w:ilvl="2" w:tplc="04090005" w:tentative="1">
      <w:start w:val="1"/>
      <w:numFmt w:val="bullet"/>
      <w:lvlText w:val=""/>
      <w:lvlJc w:val="left"/>
      <w:pPr>
        <w:ind w:left="2282" w:hanging="360"/>
      </w:pPr>
      <w:rPr>
        <w:rFonts w:ascii="Wingdings" w:hAnsi="Wingdings" w:hint="default"/>
      </w:rPr>
    </w:lvl>
    <w:lvl w:ilvl="3" w:tplc="04090001" w:tentative="1">
      <w:start w:val="1"/>
      <w:numFmt w:val="bullet"/>
      <w:lvlText w:val=""/>
      <w:lvlJc w:val="left"/>
      <w:pPr>
        <w:ind w:left="3002" w:hanging="360"/>
      </w:pPr>
      <w:rPr>
        <w:rFonts w:ascii="Symbol" w:hAnsi="Symbol" w:hint="default"/>
      </w:rPr>
    </w:lvl>
    <w:lvl w:ilvl="4" w:tplc="04090003" w:tentative="1">
      <w:start w:val="1"/>
      <w:numFmt w:val="bullet"/>
      <w:lvlText w:val="o"/>
      <w:lvlJc w:val="left"/>
      <w:pPr>
        <w:ind w:left="3722" w:hanging="360"/>
      </w:pPr>
      <w:rPr>
        <w:rFonts w:ascii="Courier New" w:hAnsi="Courier New" w:cs="Courier New" w:hint="default"/>
      </w:rPr>
    </w:lvl>
    <w:lvl w:ilvl="5" w:tplc="04090005" w:tentative="1">
      <w:start w:val="1"/>
      <w:numFmt w:val="bullet"/>
      <w:lvlText w:val=""/>
      <w:lvlJc w:val="left"/>
      <w:pPr>
        <w:ind w:left="4442" w:hanging="360"/>
      </w:pPr>
      <w:rPr>
        <w:rFonts w:ascii="Wingdings" w:hAnsi="Wingdings" w:hint="default"/>
      </w:rPr>
    </w:lvl>
    <w:lvl w:ilvl="6" w:tplc="04090001" w:tentative="1">
      <w:start w:val="1"/>
      <w:numFmt w:val="bullet"/>
      <w:lvlText w:val=""/>
      <w:lvlJc w:val="left"/>
      <w:pPr>
        <w:ind w:left="5162" w:hanging="360"/>
      </w:pPr>
      <w:rPr>
        <w:rFonts w:ascii="Symbol" w:hAnsi="Symbol" w:hint="default"/>
      </w:rPr>
    </w:lvl>
    <w:lvl w:ilvl="7" w:tplc="04090003" w:tentative="1">
      <w:start w:val="1"/>
      <w:numFmt w:val="bullet"/>
      <w:lvlText w:val="o"/>
      <w:lvlJc w:val="left"/>
      <w:pPr>
        <w:ind w:left="5882" w:hanging="360"/>
      </w:pPr>
      <w:rPr>
        <w:rFonts w:ascii="Courier New" w:hAnsi="Courier New" w:cs="Courier New" w:hint="default"/>
      </w:rPr>
    </w:lvl>
    <w:lvl w:ilvl="8" w:tplc="04090005" w:tentative="1">
      <w:start w:val="1"/>
      <w:numFmt w:val="bullet"/>
      <w:lvlText w:val=""/>
      <w:lvlJc w:val="left"/>
      <w:pPr>
        <w:ind w:left="6602" w:hanging="360"/>
      </w:pPr>
      <w:rPr>
        <w:rFonts w:ascii="Wingdings" w:hAnsi="Wingdings" w:hint="default"/>
      </w:rPr>
    </w:lvl>
  </w:abstractNum>
  <w:abstractNum w:abstractNumId="3">
    <w:nsid w:val="1F263B90"/>
    <w:multiLevelType w:val="hybridMultilevel"/>
    <w:tmpl w:val="FF284E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4179D1"/>
    <w:multiLevelType w:val="hybridMultilevel"/>
    <w:tmpl w:val="28800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5BC4F51"/>
    <w:multiLevelType w:val="hybridMultilevel"/>
    <w:tmpl w:val="57F01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3BC5EA6"/>
    <w:multiLevelType w:val="hybridMultilevel"/>
    <w:tmpl w:val="7930859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CCD41FB"/>
    <w:multiLevelType w:val="hybridMultilevel"/>
    <w:tmpl w:val="0D5838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5D66430"/>
    <w:multiLevelType w:val="hybridMultilevel"/>
    <w:tmpl w:val="25768876"/>
    <w:lvl w:ilvl="0" w:tplc="04090001">
      <w:start w:val="1"/>
      <w:numFmt w:val="bullet"/>
      <w:lvlText w:val=""/>
      <w:lvlJc w:val="left"/>
      <w:pPr>
        <w:ind w:left="842" w:hanging="360"/>
      </w:pPr>
      <w:rPr>
        <w:rFonts w:ascii="Symbol" w:hAnsi="Symbol" w:hint="default"/>
      </w:rPr>
    </w:lvl>
    <w:lvl w:ilvl="1" w:tplc="04090003" w:tentative="1">
      <w:start w:val="1"/>
      <w:numFmt w:val="bullet"/>
      <w:lvlText w:val="o"/>
      <w:lvlJc w:val="left"/>
      <w:pPr>
        <w:ind w:left="1562" w:hanging="360"/>
      </w:pPr>
      <w:rPr>
        <w:rFonts w:ascii="Courier New" w:hAnsi="Courier New" w:cs="Courier New" w:hint="default"/>
      </w:rPr>
    </w:lvl>
    <w:lvl w:ilvl="2" w:tplc="04090005" w:tentative="1">
      <w:start w:val="1"/>
      <w:numFmt w:val="bullet"/>
      <w:lvlText w:val=""/>
      <w:lvlJc w:val="left"/>
      <w:pPr>
        <w:ind w:left="2282" w:hanging="360"/>
      </w:pPr>
      <w:rPr>
        <w:rFonts w:ascii="Wingdings" w:hAnsi="Wingdings" w:hint="default"/>
      </w:rPr>
    </w:lvl>
    <w:lvl w:ilvl="3" w:tplc="04090001" w:tentative="1">
      <w:start w:val="1"/>
      <w:numFmt w:val="bullet"/>
      <w:lvlText w:val=""/>
      <w:lvlJc w:val="left"/>
      <w:pPr>
        <w:ind w:left="3002" w:hanging="360"/>
      </w:pPr>
      <w:rPr>
        <w:rFonts w:ascii="Symbol" w:hAnsi="Symbol" w:hint="default"/>
      </w:rPr>
    </w:lvl>
    <w:lvl w:ilvl="4" w:tplc="04090003" w:tentative="1">
      <w:start w:val="1"/>
      <w:numFmt w:val="bullet"/>
      <w:lvlText w:val="o"/>
      <w:lvlJc w:val="left"/>
      <w:pPr>
        <w:ind w:left="3722" w:hanging="360"/>
      </w:pPr>
      <w:rPr>
        <w:rFonts w:ascii="Courier New" w:hAnsi="Courier New" w:cs="Courier New" w:hint="default"/>
      </w:rPr>
    </w:lvl>
    <w:lvl w:ilvl="5" w:tplc="04090005" w:tentative="1">
      <w:start w:val="1"/>
      <w:numFmt w:val="bullet"/>
      <w:lvlText w:val=""/>
      <w:lvlJc w:val="left"/>
      <w:pPr>
        <w:ind w:left="4442" w:hanging="360"/>
      </w:pPr>
      <w:rPr>
        <w:rFonts w:ascii="Wingdings" w:hAnsi="Wingdings" w:hint="default"/>
      </w:rPr>
    </w:lvl>
    <w:lvl w:ilvl="6" w:tplc="04090001" w:tentative="1">
      <w:start w:val="1"/>
      <w:numFmt w:val="bullet"/>
      <w:lvlText w:val=""/>
      <w:lvlJc w:val="left"/>
      <w:pPr>
        <w:ind w:left="5162" w:hanging="360"/>
      </w:pPr>
      <w:rPr>
        <w:rFonts w:ascii="Symbol" w:hAnsi="Symbol" w:hint="default"/>
      </w:rPr>
    </w:lvl>
    <w:lvl w:ilvl="7" w:tplc="04090003" w:tentative="1">
      <w:start w:val="1"/>
      <w:numFmt w:val="bullet"/>
      <w:lvlText w:val="o"/>
      <w:lvlJc w:val="left"/>
      <w:pPr>
        <w:ind w:left="5882" w:hanging="360"/>
      </w:pPr>
      <w:rPr>
        <w:rFonts w:ascii="Courier New" w:hAnsi="Courier New" w:cs="Courier New" w:hint="default"/>
      </w:rPr>
    </w:lvl>
    <w:lvl w:ilvl="8" w:tplc="04090005" w:tentative="1">
      <w:start w:val="1"/>
      <w:numFmt w:val="bullet"/>
      <w:lvlText w:val=""/>
      <w:lvlJc w:val="left"/>
      <w:pPr>
        <w:ind w:left="6602" w:hanging="360"/>
      </w:pPr>
      <w:rPr>
        <w:rFonts w:ascii="Wingdings" w:hAnsi="Wingdings" w:hint="default"/>
      </w:rPr>
    </w:lvl>
  </w:abstractNum>
  <w:num w:numId="1">
    <w:abstractNumId w:val="6"/>
  </w:num>
  <w:num w:numId="2">
    <w:abstractNumId w:val="5"/>
  </w:num>
  <w:num w:numId="3">
    <w:abstractNumId w:val="8"/>
  </w:num>
  <w:num w:numId="4">
    <w:abstractNumId w:val="7"/>
  </w:num>
  <w:num w:numId="5">
    <w:abstractNumId w:val="1"/>
  </w:num>
  <w:num w:numId="6">
    <w:abstractNumId w:val="3"/>
  </w:num>
  <w:num w:numId="7">
    <w:abstractNumId w:val="0"/>
  </w:num>
  <w:num w:numId="8">
    <w:abstractNumId w:val="2"/>
  </w:num>
  <w:num w:numId="9">
    <w:abstractNumId w:val="4"/>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3B54"/>
    <w:rsid w:val="00005220"/>
    <w:rsid w:val="00005E18"/>
    <w:rsid w:val="00010F36"/>
    <w:rsid w:val="00031D3E"/>
    <w:rsid w:val="00032B1C"/>
    <w:rsid w:val="00034F67"/>
    <w:rsid w:val="00075707"/>
    <w:rsid w:val="00084D4F"/>
    <w:rsid w:val="00090AAE"/>
    <w:rsid w:val="000A21BB"/>
    <w:rsid w:val="000A3CBE"/>
    <w:rsid w:val="000A76F5"/>
    <w:rsid w:val="000B0213"/>
    <w:rsid w:val="000B230B"/>
    <w:rsid w:val="000C6B37"/>
    <w:rsid w:val="000C7AC6"/>
    <w:rsid w:val="000E4A21"/>
    <w:rsid w:val="00100DC3"/>
    <w:rsid w:val="00101C80"/>
    <w:rsid w:val="00101DFC"/>
    <w:rsid w:val="00106356"/>
    <w:rsid w:val="00110815"/>
    <w:rsid w:val="001121F0"/>
    <w:rsid w:val="00121CE5"/>
    <w:rsid w:val="00131D3A"/>
    <w:rsid w:val="00135F7C"/>
    <w:rsid w:val="0013767A"/>
    <w:rsid w:val="001410D2"/>
    <w:rsid w:val="0014589E"/>
    <w:rsid w:val="00163483"/>
    <w:rsid w:val="001738A6"/>
    <w:rsid w:val="00184BC3"/>
    <w:rsid w:val="00185CB3"/>
    <w:rsid w:val="001868C3"/>
    <w:rsid w:val="00187FC7"/>
    <w:rsid w:val="00190FAB"/>
    <w:rsid w:val="001A1394"/>
    <w:rsid w:val="001A6873"/>
    <w:rsid w:val="001B004A"/>
    <w:rsid w:val="001B24A5"/>
    <w:rsid w:val="001D0ABE"/>
    <w:rsid w:val="001F6500"/>
    <w:rsid w:val="002025A3"/>
    <w:rsid w:val="0020759F"/>
    <w:rsid w:val="00231F92"/>
    <w:rsid w:val="00244FA0"/>
    <w:rsid w:val="00245A68"/>
    <w:rsid w:val="00247459"/>
    <w:rsid w:val="00265E69"/>
    <w:rsid w:val="00276D0A"/>
    <w:rsid w:val="00285627"/>
    <w:rsid w:val="00296ED0"/>
    <w:rsid w:val="00297CE4"/>
    <w:rsid w:val="002A2DE1"/>
    <w:rsid w:val="002A5C97"/>
    <w:rsid w:val="002A5CE5"/>
    <w:rsid w:val="002B1A74"/>
    <w:rsid w:val="002C5321"/>
    <w:rsid w:val="002D264A"/>
    <w:rsid w:val="002D32C3"/>
    <w:rsid w:val="002E3E16"/>
    <w:rsid w:val="002F2442"/>
    <w:rsid w:val="002F2C05"/>
    <w:rsid w:val="002F7DD7"/>
    <w:rsid w:val="00312E2F"/>
    <w:rsid w:val="003264EA"/>
    <w:rsid w:val="00332CAB"/>
    <w:rsid w:val="003342BE"/>
    <w:rsid w:val="003420A4"/>
    <w:rsid w:val="003478A0"/>
    <w:rsid w:val="003579DC"/>
    <w:rsid w:val="0036291A"/>
    <w:rsid w:val="00392F9F"/>
    <w:rsid w:val="003952C8"/>
    <w:rsid w:val="00397339"/>
    <w:rsid w:val="003B03BA"/>
    <w:rsid w:val="003C0E97"/>
    <w:rsid w:val="003C1038"/>
    <w:rsid w:val="003C2B4B"/>
    <w:rsid w:val="003D3981"/>
    <w:rsid w:val="003D6462"/>
    <w:rsid w:val="003E2654"/>
    <w:rsid w:val="003F04F2"/>
    <w:rsid w:val="003F4AFE"/>
    <w:rsid w:val="003F590B"/>
    <w:rsid w:val="003F6BCC"/>
    <w:rsid w:val="0040006E"/>
    <w:rsid w:val="004040D4"/>
    <w:rsid w:val="00406D89"/>
    <w:rsid w:val="00413A46"/>
    <w:rsid w:val="0042191C"/>
    <w:rsid w:val="004259F4"/>
    <w:rsid w:val="004363AD"/>
    <w:rsid w:val="00436A04"/>
    <w:rsid w:val="00437EBB"/>
    <w:rsid w:val="00446101"/>
    <w:rsid w:val="004609F9"/>
    <w:rsid w:val="0047296D"/>
    <w:rsid w:val="004856FA"/>
    <w:rsid w:val="00492097"/>
    <w:rsid w:val="004A23B2"/>
    <w:rsid w:val="004B72F4"/>
    <w:rsid w:val="004F683B"/>
    <w:rsid w:val="0050166A"/>
    <w:rsid w:val="00514E3C"/>
    <w:rsid w:val="005211B7"/>
    <w:rsid w:val="00522F21"/>
    <w:rsid w:val="00535A2D"/>
    <w:rsid w:val="00537574"/>
    <w:rsid w:val="0054086F"/>
    <w:rsid w:val="00553245"/>
    <w:rsid w:val="00560019"/>
    <w:rsid w:val="00562FD1"/>
    <w:rsid w:val="00564BE9"/>
    <w:rsid w:val="00570FC2"/>
    <w:rsid w:val="00583DD0"/>
    <w:rsid w:val="005928C5"/>
    <w:rsid w:val="005A4343"/>
    <w:rsid w:val="005B41BF"/>
    <w:rsid w:val="005B483B"/>
    <w:rsid w:val="005B5B75"/>
    <w:rsid w:val="005B653A"/>
    <w:rsid w:val="005D1AC6"/>
    <w:rsid w:val="005D3A38"/>
    <w:rsid w:val="005D42D1"/>
    <w:rsid w:val="005D6561"/>
    <w:rsid w:val="005F3796"/>
    <w:rsid w:val="006117E3"/>
    <w:rsid w:val="00612A1C"/>
    <w:rsid w:val="0061424C"/>
    <w:rsid w:val="00614C4C"/>
    <w:rsid w:val="006224D0"/>
    <w:rsid w:val="0064181F"/>
    <w:rsid w:val="00645361"/>
    <w:rsid w:val="0065112D"/>
    <w:rsid w:val="006519EC"/>
    <w:rsid w:val="00654CC5"/>
    <w:rsid w:val="00663AE0"/>
    <w:rsid w:val="00670028"/>
    <w:rsid w:val="00672C8F"/>
    <w:rsid w:val="00677F93"/>
    <w:rsid w:val="006826F2"/>
    <w:rsid w:val="00686578"/>
    <w:rsid w:val="006970BC"/>
    <w:rsid w:val="006B5999"/>
    <w:rsid w:val="006C6005"/>
    <w:rsid w:val="006D23F2"/>
    <w:rsid w:val="007040FE"/>
    <w:rsid w:val="007042A3"/>
    <w:rsid w:val="00716C4F"/>
    <w:rsid w:val="00730FFE"/>
    <w:rsid w:val="00740DAA"/>
    <w:rsid w:val="00745445"/>
    <w:rsid w:val="00750985"/>
    <w:rsid w:val="007614F3"/>
    <w:rsid w:val="0076596C"/>
    <w:rsid w:val="007670B3"/>
    <w:rsid w:val="00770F38"/>
    <w:rsid w:val="00771FCC"/>
    <w:rsid w:val="007A2791"/>
    <w:rsid w:val="007B2314"/>
    <w:rsid w:val="007C0786"/>
    <w:rsid w:val="007C7F20"/>
    <w:rsid w:val="007D5157"/>
    <w:rsid w:val="007E3D3C"/>
    <w:rsid w:val="007E5BDE"/>
    <w:rsid w:val="007F1F17"/>
    <w:rsid w:val="00800104"/>
    <w:rsid w:val="00802D48"/>
    <w:rsid w:val="008239C9"/>
    <w:rsid w:val="00825442"/>
    <w:rsid w:val="00841DF5"/>
    <w:rsid w:val="0084584B"/>
    <w:rsid w:val="00845B34"/>
    <w:rsid w:val="008511E2"/>
    <w:rsid w:val="00870A87"/>
    <w:rsid w:val="00876A12"/>
    <w:rsid w:val="0088150C"/>
    <w:rsid w:val="008842CE"/>
    <w:rsid w:val="00887591"/>
    <w:rsid w:val="008A6140"/>
    <w:rsid w:val="008A6813"/>
    <w:rsid w:val="008B09BA"/>
    <w:rsid w:val="008B14E0"/>
    <w:rsid w:val="008B1B0C"/>
    <w:rsid w:val="008B4CE4"/>
    <w:rsid w:val="008E7E57"/>
    <w:rsid w:val="008F49F3"/>
    <w:rsid w:val="008F6768"/>
    <w:rsid w:val="008F6F03"/>
    <w:rsid w:val="009049D8"/>
    <w:rsid w:val="00927565"/>
    <w:rsid w:val="00931DCD"/>
    <w:rsid w:val="00933180"/>
    <w:rsid w:val="009346F1"/>
    <w:rsid w:val="009359A4"/>
    <w:rsid w:val="009407B8"/>
    <w:rsid w:val="00942B70"/>
    <w:rsid w:val="00947BC6"/>
    <w:rsid w:val="00947C1F"/>
    <w:rsid w:val="0095484D"/>
    <w:rsid w:val="00955B0E"/>
    <w:rsid w:val="009731CB"/>
    <w:rsid w:val="009746D5"/>
    <w:rsid w:val="00982782"/>
    <w:rsid w:val="00996BAC"/>
    <w:rsid w:val="00997577"/>
    <w:rsid w:val="009A3465"/>
    <w:rsid w:val="009A7C82"/>
    <w:rsid w:val="009B3E3A"/>
    <w:rsid w:val="009B4F9C"/>
    <w:rsid w:val="009C726E"/>
    <w:rsid w:val="009D020E"/>
    <w:rsid w:val="009D0994"/>
    <w:rsid w:val="009D43C6"/>
    <w:rsid w:val="009E2F85"/>
    <w:rsid w:val="009E6CA2"/>
    <w:rsid w:val="009F7E26"/>
    <w:rsid w:val="00A00AF5"/>
    <w:rsid w:val="00A1121E"/>
    <w:rsid w:val="00A11C8C"/>
    <w:rsid w:val="00A24353"/>
    <w:rsid w:val="00A53A17"/>
    <w:rsid w:val="00A53AE8"/>
    <w:rsid w:val="00A54DDB"/>
    <w:rsid w:val="00A604F8"/>
    <w:rsid w:val="00A85305"/>
    <w:rsid w:val="00A92428"/>
    <w:rsid w:val="00A9420C"/>
    <w:rsid w:val="00A96DE8"/>
    <w:rsid w:val="00AA33D2"/>
    <w:rsid w:val="00AA6D49"/>
    <w:rsid w:val="00AA719E"/>
    <w:rsid w:val="00AB16FE"/>
    <w:rsid w:val="00AB3B0C"/>
    <w:rsid w:val="00AC4EFC"/>
    <w:rsid w:val="00AC6327"/>
    <w:rsid w:val="00AD3B98"/>
    <w:rsid w:val="00AD4033"/>
    <w:rsid w:val="00AE1B4C"/>
    <w:rsid w:val="00AE7EDE"/>
    <w:rsid w:val="00B01CEE"/>
    <w:rsid w:val="00B04659"/>
    <w:rsid w:val="00B0480C"/>
    <w:rsid w:val="00B11A6E"/>
    <w:rsid w:val="00B143E0"/>
    <w:rsid w:val="00B15C2A"/>
    <w:rsid w:val="00B33A3D"/>
    <w:rsid w:val="00B410D1"/>
    <w:rsid w:val="00B50FAE"/>
    <w:rsid w:val="00B60AF6"/>
    <w:rsid w:val="00B63533"/>
    <w:rsid w:val="00B660A9"/>
    <w:rsid w:val="00B66E5A"/>
    <w:rsid w:val="00B703AD"/>
    <w:rsid w:val="00B72521"/>
    <w:rsid w:val="00B85AEE"/>
    <w:rsid w:val="00B91958"/>
    <w:rsid w:val="00BA15A9"/>
    <w:rsid w:val="00BC578D"/>
    <w:rsid w:val="00BC60A7"/>
    <w:rsid w:val="00BC7D8D"/>
    <w:rsid w:val="00BD109B"/>
    <w:rsid w:val="00BD129D"/>
    <w:rsid w:val="00BD1C4C"/>
    <w:rsid w:val="00BD4488"/>
    <w:rsid w:val="00BD5910"/>
    <w:rsid w:val="00BD66D3"/>
    <w:rsid w:val="00BF1859"/>
    <w:rsid w:val="00BF2A99"/>
    <w:rsid w:val="00BF5033"/>
    <w:rsid w:val="00C049F5"/>
    <w:rsid w:val="00C32DBA"/>
    <w:rsid w:val="00C32F31"/>
    <w:rsid w:val="00C536ED"/>
    <w:rsid w:val="00C75445"/>
    <w:rsid w:val="00C836E0"/>
    <w:rsid w:val="00C86544"/>
    <w:rsid w:val="00C90E6A"/>
    <w:rsid w:val="00CA05F4"/>
    <w:rsid w:val="00CA5B54"/>
    <w:rsid w:val="00CB2035"/>
    <w:rsid w:val="00CB5120"/>
    <w:rsid w:val="00CC243A"/>
    <w:rsid w:val="00CC52FC"/>
    <w:rsid w:val="00CD2957"/>
    <w:rsid w:val="00CD4601"/>
    <w:rsid w:val="00CD4969"/>
    <w:rsid w:val="00CE2997"/>
    <w:rsid w:val="00CF2B98"/>
    <w:rsid w:val="00CF2BC8"/>
    <w:rsid w:val="00D076A2"/>
    <w:rsid w:val="00D3091F"/>
    <w:rsid w:val="00D53352"/>
    <w:rsid w:val="00D5633B"/>
    <w:rsid w:val="00D57745"/>
    <w:rsid w:val="00D7120D"/>
    <w:rsid w:val="00D7214B"/>
    <w:rsid w:val="00D86570"/>
    <w:rsid w:val="00D95D10"/>
    <w:rsid w:val="00DA3467"/>
    <w:rsid w:val="00DA45F7"/>
    <w:rsid w:val="00DA53C1"/>
    <w:rsid w:val="00DA5AC3"/>
    <w:rsid w:val="00DB4F61"/>
    <w:rsid w:val="00DC3888"/>
    <w:rsid w:val="00DD3F64"/>
    <w:rsid w:val="00DD560A"/>
    <w:rsid w:val="00DF1CDC"/>
    <w:rsid w:val="00DF3240"/>
    <w:rsid w:val="00E072E8"/>
    <w:rsid w:val="00E1078C"/>
    <w:rsid w:val="00E12F28"/>
    <w:rsid w:val="00E1673D"/>
    <w:rsid w:val="00E176D8"/>
    <w:rsid w:val="00E20A64"/>
    <w:rsid w:val="00E42F65"/>
    <w:rsid w:val="00E63B54"/>
    <w:rsid w:val="00E74F9C"/>
    <w:rsid w:val="00E75338"/>
    <w:rsid w:val="00E845EC"/>
    <w:rsid w:val="00E91FCC"/>
    <w:rsid w:val="00EA6D4F"/>
    <w:rsid w:val="00EC03B2"/>
    <w:rsid w:val="00EC2767"/>
    <w:rsid w:val="00EC288D"/>
    <w:rsid w:val="00EC4887"/>
    <w:rsid w:val="00ED64B0"/>
    <w:rsid w:val="00ED75A1"/>
    <w:rsid w:val="00EE0604"/>
    <w:rsid w:val="00F01698"/>
    <w:rsid w:val="00F128FA"/>
    <w:rsid w:val="00F2663E"/>
    <w:rsid w:val="00F7078E"/>
    <w:rsid w:val="00F96ED5"/>
    <w:rsid w:val="00FB15E9"/>
    <w:rsid w:val="00FB7823"/>
    <w:rsid w:val="00FC716A"/>
    <w:rsid w:val="00FE262F"/>
    <w:rsid w:val="00FE4CF0"/>
    <w:rsid w:val="00FE6FF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5577DE8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06D89"/>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B54"/>
    <w:pPr>
      <w:ind w:left="720"/>
      <w:contextualSpacing/>
    </w:pPr>
    <w:rPr>
      <w:rFonts w:asciiTheme="minorHAnsi" w:hAnsiTheme="minorHAnsi" w:cstheme="minorBidi"/>
    </w:rPr>
  </w:style>
  <w:style w:type="paragraph" w:styleId="Header">
    <w:name w:val="header"/>
    <w:basedOn w:val="Normal"/>
    <w:link w:val="HeaderChar"/>
    <w:uiPriority w:val="99"/>
    <w:unhideWhenUsed/>
    <w:rsid w:val="003B03BA"/>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3B03BA"/>
  </w:style>
  <w:style w:type="paragraph" w:styleId="Footer">
    <w:name w:val="footer"/>
    <w:basedOn w:val="Normal"/>
    <w:link w:val="FooterChar"/>
    <w:uiPriority w:val="99"/>
    <w:unhideWhenUsed/>
    <w:rsid w:val="003B03BA"/>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3B03BA"/>
  </w:style>
  <w:style w:type="character" w:styleId="PageNumber">
    <w:name w:val="page number"/>
    <w:basedOn w:val="DefaultParagraphFont"/>
    <w:uiPriority w:val="99"/>
    <w:semiHidden/>
    <w:unhideWhenUsed/>
    <w:rsid w:val="00570FC2"/>
  </w:style>
  <w:style w:type="character" w:styleId="Hyperlink">
    <w:name w:val="Hyperlink"/>
    <w:basedOn w:val="DefaultParagraphFont"/>
    <w:uiPriority w:val="99"/>
    <w:unhideWhenUsed/>
    <w:rsid w:val="00670028"/>
    <w:rPr>
      <w:color w:val="0563C1" w:themeColor="hyperlink"/>
      <w:u w:val="single"/>
    </w:rPr>
  </w:style>
  <w:style w:type="character" w:styleId="CommentReference">
    <w:name w:val="annotation reference"/>
    <w:basedOn w:val="DefaultParagraphFont"/>
    <w:uiPriority w:val="99"/>
    <w:semiHidden/>
    <w:unhideWhenUsed/>
    <w:rsid w:val="00614C4C"/>
    <w:rPr>
      <w:sz w:val="18"/>
      <w:szCs w:val="18"/>
    </w:rPr>
  </w:style>
  <w:style w:type="paragraph" w:styleId="CommentText">
    <w:name w:val="annotation text"/>
    <w:basedOn w:val="Normal"/>
    <w:link w:val="CommentTextChar"/>
    <w:uiPriority w:val="99"/>
    <w:unhideWhenUsed/>
    <w:rsid w:val="00614C4C"/>
  </w:style>
  <w:style w:type="character" w:customStyle="1" w:styleId="CommentTextChar">
    <w:name w:val="Comment Text Char"/>
    <w:basedOn w:val="DefaultParagraphFont"/>
    <w:link w:val="CommentText"/>
    <w:uiPriority w:val="99"/>
    <w:rsid w:val="00614C4C"/>
    <w:rPr>
      <w:rFonts w:ascii="Times New Roman" w:hAnsi="Times New Roman" w:cs="Times New Roman"/>
    </w:rPr>
  </w:style>
  <w:style w:type="paragraph" w:styleId="CommentSubject">
    <w:name w:val="annotation subject"/>
    <w:basedOn w:val="CommentText"/>
    <w:next w:val="CommentText"/>
    <w:link w:val="CommentSubjectChar"/>
    <w:uiPriority w:val="99"/>
    <w:semiHidden/>
    <w:unhideWhenUsed/>
    <w:rsid w:val="00614C4C"/>
    <w:rPr>
      <w:b/>
      <w:bCs/>
      <w:sz w:val="20"/>
      <w:szCs w:val="20"/>
    </w:rPr>
  </w:style>
  <w:style w:type="character" w:customStyle="1" w:styleId="CommentSubjectChar">
    <w:name w:val="Comment Subject Char"/>
    <w:basedOn w:val="CommentTextChar"/>
    <w:link w:val="CommentSubject"/>
    <w:uiPriority w:val="99"/>
    <w:semiHidden/>
    <w:rsid w:val="00614C4C"/>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614C4C"/>
    <w:rPr>
      <w:sz w:val="18"/>
      <w:szCs w:val="18"/>
    </w:rPr>
  </w:style>
  <w:style w:type="character" w:customStyle="1" w:styleId="BalloonTextChar">
    <w:name w:val="Balloon Text Char"/>
    <w:basedOn w:val="DefaultParagraphFont"/>
    <w:link w:val="BalloonText"/>
    <w:uiPriority w:val="99"/>
    <w:semiHidden/>
    <w:rsid w:val="00614C4C"/>
    <w:rPr>
      <w:rFonts w:ascii="Times New Roman" w:hAnsi="Times New Roman" w:cs="Times New Roman"/>
      <w:sz w:val="18"/>
      <w:szCs w:val="18"/>
    </w:rPr>
  </w:style>
  <w:style w:type="character" w:styleId="Strong">
    <w:name w:val="Strong"/>
    <w:uiPriority w:val="22"/>
    <w:qFormat/>
    <w:rsid w:val="003478A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1473106">
      <w:bodyDiv w:val="1"/>
      <w:marLeft w:val="0"/>
      <w:marRight w:val="0"/>
      <w:marTop w:val="0"/>
      <w:marBottom w:val="0"/>
      <w:divBdr>
        <w:top w:val="none" w:sz="0" w:space="0" w:color="auto"/>
        <w:left w:val="none" w:sz="0" w:space="0" w:color="auto"/>
        <w:bottom w:val="none" w:sz="0" w:space="0" w:color="auto"/>
        <w:right w:val="none" w:sz="0" w:space="0" w:color="auto"/>
      </w:divBdr>
    </w:div>
    <w:div w:id="1283611220">
      <w:bodyDiv w:val="1"/>
      <w:marLeft w:val="0"/>
      <w:marRight w:val="0"/>
      <w:marTop w:val="0"/>
      <w:marBottom w:val="0"/>
      <w:divBdr>
        <w:top w:val="none" w:sz="0" w:space="0" w:color="auto"/>
        <w:left w:val="none" w:sz="0" w:space="0" w:color="auto"/>
        <w:bottom w:val="none" w:sz="0" w:space="0" w:color="auto"/>
        <w:right w:val="none" w:sz="0" w:space="0" w:color="auto"/>
      </w:divBdr>
    </w:div>
    <w:div w:id="1350912410">
      <w:bodyDiv w:val="1"/>
      <w:marLeft w:val="0"/>
      <w:marRight w:val="0"/>
      <w:marTop w:val="0"/>
      <w:marBottom w:val="0"/>
      <w:divBdr>
        <w:top w:val="none" w:sz="0" w:space="0" w:color="auto"/>
        <w:left w:val="none" w:sz="0" w:space="0" w:color="auto"/>
        <w:bottom w:val="none" w:sz="0" w:space="0" w:color="auto"/>
        <w:right w:val="none" w:sz="0" w:space="0" w:color="auto"/>
      </w:divBdr>
    </w:div>
    <w:div w:id="202724726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microsoft.com/office/2011/relationships/people" Target="peop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omments" Target="comments.xml"/><Relationship Id="rId8" Type="http://schemas.microsoft.com/office/2011/relationships/commentsExtended" Target="commentsExtended.xml"/><Relationship Id="rId9" Type="http://schemas.openxmlformats.org/officeDocument/2006/relationships/image" Target="media/image1.tiff"/><Relationship Id="rId10" Type="http://schemas.openxmlformats.org/officeDocument/2006/relationships/hyperlink" Target="http://www.esaja.com/yesafrican/wp-content/uploads/2015/02/darling-hair2.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9</Pages>
  <Words>3272</Words>
  <Characters>18656</Characters>
  <Application>Microsoft Macintosh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21885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architjajoo</dc:creator>
  <cp:keywords/>
  <dc:description/>
  <cp:lastModifiedBy>architjajoo</cp:lastModifiedBy>
  <cp:revision>10</cp:revision>
  <dcterms:created xsi:type="dcterms:W3CDTF">2017-04-15T00:10:00Z</dcterms:created>
  <dcterms:modified xsi:type="dcterms:W3CDTF">2017-04-19T00:35:00Z</dcterms:modified>
</cp:coreProperties>
</file>